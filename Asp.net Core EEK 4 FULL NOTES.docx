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135A74" w14:textId="77777777" w:rsidR="00120BA3" w:rsidRPr="00120BA3" w:rsidRDefault="00120BA3" w:rsidP="00120BA3"/>
    <w:p w14:paraId="50F2023F" w14:textId="77777777" w:rsidR="00120BA3" w:rsidRPr="00120BA3" w:rsidRDefault="00120BA3" w:rsidP="00120BA3">
      <w:pPr>
        <w:rPr>
          <w:b/>
          <w:bCs/>
        </w:rPr>
      </w:pPr>
      <w:r w:rsidRPr="00120BA3">
        <w:rPr>
          <w:b/>
          <w:bCs/>
        </w:rPr>
        <w:t xml:space="preserve">WEEK 4 </w:t>
      </w:r>
    </w:p>
    <w:p w14:paraId="05505306" w14:textId="1467A744" w:rsidR="00120BA3" w:rsidRPr="00120BA3" w:rsidRDefault="00120BA3" w:rsidP="00120BA3">
      <w:pPr>
        <w:rPr>
          <w:b/>
          <w:bCs/>
        </w:rPr>
      </w:pPr>
      <w:r w:rsidRPr="00120BA3">
        <w:rPr>
          <w:b/>
          <w:bCs/>
        </w:rPr>
        <w:t xml:space="preserve">DAY 1 SESSION PLAN  </w:t>
      </w:r>
    </w:p>
    <w:p w14:paraId="5C81C9CA" w14:textId="41236116" w:rsidR="00120BA3" w:rsidRPr="00120BA3" w:rsidRDefault="00120BA3" w:rsidP="00120BA3">
      <w:r w:rsidRPr="00120BA3">
        <w:rPr>
          <w:b/>
          <w:bCs/>
        </w:rPr>
        <w:t xml:space="preserve">Mentoring Session (6 hours): </w:t>
      </w:r>
    </w:p>
    <w:p w14:paraId="7A272651" w14:textId="77777777" w:rsidR="00120BA3" w:rsidRPr="00120BA3" w:rsidRDefault="00120BA3" w:rsidP="00120BA3">
      <w:r w:rsidRPr="00120BA3">
        <w:t xml:space="preserve">1. Introduction to .NET Core (2 hours) </w:t>
      </w:r>
    </w:p>
    <w:p w14:paraId="4AF5ECC2" w14:textId="77777777" w:rsidR="00120BA3" w:rsidRPr="00120BA3" w:rsidRDefault="00120BA3" w:rsidP="00120BA3">
      <w:r w:rsidRPr="00120BA3">
        <w:t xml:space="preserve">○ What is .NET Core </w:t>
      </w:r>
    </w:p>
    <w:p w14:paraId="5788A7B7" w14:textId="77777777" w:rsidR="00120BA3" w:rsidRPr="00120BA3" w:rsidRDefault="00120BA3" w:rsidP="00120BA3">
      <w:r w:rsidRPr="00120BA3">
        <w:t xml:space="preserve">○ Benefits of .NET Core </w:t>
      </w:r>
    </w:p>
    <w:p w14:paraId="3096FE22" w14:textId="77777777" w:rsidR="00120BA3" w:rsidRPr="00120BA3" w:rsidRDefault="00120BA3" w:rsidP="00120BA3">
      <w:r w:rsidRPr="00120BA3">
        <w:t xml:space="preserve">○ What is new in .NET Core </w:t>
      </w:r>
    </w:p>
    <w:p w14:paraId="2BA03259" w14:textId="77777777" w:rsidR="00120BA3" w:rsidRPr="00120BA3" w:rsidRDefault="00120BA3" w:rsidP="00120BA3">
      <w:r w:rsidRPr="00120BA3">
        <w:t xml:space="preserve">○ .NET Core vs .NET Framework </w:t>
      </w:r>
    </w:p>
    <w:p w14:paraId="3BB84B90" w14:textId="77777777" w:rsidR="00120BA3" w:rsidRPr="00120BA3" w:rsidRDefault="00120BA3" w:rsidP="00120BA3">
      <w:r w:rsidRPr="00120BA3">
        <w:t xml:space="preserve">○ First .NET Core Application </w:t>
      </w:r>
    </w:p>
    <w:p w14:paraId="283794E0" w14:textId="77777777" w:rsidR="00120BA3" w:rsidRPr="00120BA3" w:rsidRDefault="00120BA3" w:rsidP="00120BA3">
      <w:r w:rsidRPr="00120BA3">
        <w:t xml:space="preserve">○ Building .NET Core Applications </w:t>
      </w:r>
    </w:p>
    <w:p w14:paraId="77572CBD" w14:textId="77777777" w:rsidR="00120BA3" w:rsidRPr="00120BA3" w:rsidRDefault="00120BA3" w:rsidP="00120BA3">
      <w:r w:rsidRPr="00120BA3">
        <w:t xml:space="preserve">2. </w:t>
      </w:r>
      <w:r w:rsidRPr="00120BA3">
        <w:rPr>
          <w:b/>
          <w:bCs/>
        </w:rPr>
        <w:t xml:space="preserve">Middleware and Static Files (2 hours) </w:t>
      </w:r>
    </w:p>
    <w:p w14:paraId="665C46EB" w14:textId="77777777" w:rsidR="00120BA3" w:rsidRPr="00120BA3" w:rsidRDefault="00120BA3" w:rsidP="00120BA3">
      <w:r w:rsidRPr="00120BA3">
        <w:t xml:space="preserve">○ Understanding middleware in ASP.NET Core </w:t>
      </w:r>
    </w:p>
    <w:p w14:paraId="7D1993BD" w14:textId="77777777" w:rsidR="00120BA3" w:rsidRPr="00120BA3" w:rsidRDefault="00120BA3" w:rsidP="00120BA3">
      <w:r w:rsidRPr="00120BA3">
        <w:t xml:space="preserve">○ Configuring and using middleware components </w:t>
      </w:r>
    </w:p>
    <w:p w14:paraId="5945A8DA" w14:textId="77777777" w:rsidR="00120BA3" w:rsidRPr="00120BA3" w:rsidRDefault="00120BA3" w:rsidP="00120BA3">
      <w:r w:rsidRPr="00120BA3">
        <w:t xml:space="preserve">○ Serving static files (HTML, CSS, JavaScript) </w:t>
      </w:r>
    </w:p>
    <w:p w14:paraId="606BA250" w14:textId="77777777" w:rsidR="00120BA3" w:rsidRPr="00120BA3" w:rsidRDefault="00120BA3" w:rsidP="00120BA3">
      <w:r w:rsidRPr="00120BA3">
        <w:t xml:space="preserve">○ Security considerations with static files </w:t>
      </w:r>
    </w:p>
    <w:p w14:paraId="1C3EBF37" w14:textId="77777777" w:rsidR="00120BA3" w:rsidRPr="00120BA3" w:rsidRDefault="00120BA3" w:rsidP="00120BA3">
      <w:r w:rsidRPr="00120BA3">
        <w:t xml:space="preserve">3. Introduction to Razor Pages (2 hours) </w:t>
      </w:r>
    </w:p>
    <w:p w14:paraId="2E3A66E4" w14:textId="77777777" w:rsidR="00120BA3" w:rsidRPr="00120BA3" w:rsidRDefault="00120BA3" w:rsidP="00120BA3">
      <w:r w:rsidRPr="00120BA3">
        <w:t xml:space="preserve">○ Overview of Razor Pages architecture </w:t>
      </w:r>
    </w:p>
    <w:p w14:paraId="1189FE5D" w14:textId="77777777" w:rsidR="00120BA3" w:rsidRPr="00120BA3" w:rsidRDefault="00120BA3" w:rsidP="00120BA3">
      <w:r w:rsidRPr="00120BA3">
        <w:t xml:space="preserve">○ Advantages of Razor Pages over traditional MVC </w:t>
      </w:r>
    </w:p>
    <w:p w14:paraId="75EFFED6" w14:textId="77777777" w:rsidR="00120BA3" w:rsidRPr="00120BA3" w:rsidRDefault="00120BA3" w:rsidP="00120BA3">
      <w:r w:rsidRPr="00120BA3">
        <w:t xml:space="preserve">○ Creating and configuring Razor Pages in a project </w:t>
      </w:r>
    </w:p>
    <w:p w14:paraId="13105BC5" w14:textId="77777777" w:rsidR="00120BA3" w:rsidRPr="00120BA3" w:rsidRDefault="00120BA3" w:rsidP="00120BA3">
      <w:r w:rsidRPr="00120BA3">
        <w:t xml:space="preserve">○ Folder structure and naming conventions </w:t>
      </w:r>
    </w:p>
    <w:p w14:paraId="6FBF9D4F" w14:textId="159923A9" w:rsidR="00120BA3" w:rsidRDefault="00120BA3">
      <w:r>
        <w:br w:type="page"/>
      </w:r>
    </w:p>
    <w:p w14:paraId="1196A2CB" w14:textId="77777777" w:rsidR="002F5FE3" w:rsidRPr="002F5FE3" w:rsidRDefault="002F5FE3" w:rsidP="002F5FE3">
      <w:pPr>
        <w:pStyle w:val="ListParagraph"/>
        <w:rPr>
          <w:b/>
          <w:bCs/>
        </w:rPr>
      </w:pPr>
      <w:r w:rsidRPr="002F5FE3">
        <w:rPr>
          <w:b/>
          <w:bCs/>
        </w:rPr>
        <w:lastRenderedPageBreak/>
        <w:t>Introduction to ASP.NET Core Framework</w:t>
      </w:r>
    </w:p>
    <w:p w14:paraId="5AEFFC25" w14:textId="77777777" w:rsidR="002F5FE3" w:rsidRPr="002F5FE3" w:rsidRDefault="002F5FE3" w:rsidP="002F5FE3">
      <w:pPr>
        <w:pStyle w:val="ListParagraph"/>
      </w:pPr>
      <w:r w:rsidRPr="002F5FE3">
        <w:t>In this article, I will give you a brief introduction to </w:t>
      </w:r>
      <w:r w:rsidRPr="002F5FE3">
        <w:rPr>
          <w:b/>
          <w:bCs/>
        </w:rPr>
        <w:t>ASP.NET Core Framework</w:t>
      </w:r>
      <w:r w:rsidRPr="002F5FE3">
        <w:t>. Nowadays, when it comes to software development, everyone is talking about </w:t>
      </w:r>
      <w:r w:rsidRPr="002F5FE3">
        <w:rPr>
          <w:b/>
          <w:bCs/>
        </w:rPr>
        <w:t>Free, Open-Source</w:t>
      </w:r>
      <w:r w:rsidRPr="002F5FE3">
        <w:t>, </w:t>
      </w:r>
      <w:r w:rsidRPr="002F5FE3">
        <w:rPr>
          <w:b/>
          <w:bCs/>
        </w:rPr>
        <w:t>and Cross-Platform</w:t>
      </w:r>
      <w:r w:rsidRPr="002F5FE3">
        <w:t> Development. As we all know, Microsoft is well known for its Windows-based products. Now, we are in the new age of software development. For this, Microsoft came into the market with a revolutionary product called ASP.NET Core.</w:t>
      </w:r>
    </w:p>
    <w:p w14:paraId="43A8EC56" w14:textId="77777777" w:rsidR="002F5FE3" w:rsidRPr="002F5FE3" w:rsidRDefault="002F5FE3" w:rsidP="002F5FE3">
      <w:pPr>
        <w:pStyle w:val="ListParagraph"/>
        <w:rPr>
          <w:b/>
          <w:bCs/>
        </w:rPr>
      </w:pPr>
      <w:r w:rsidRPr="002F5FE3">
        <w:rPr>
          <w:b/>
          <w:bCs/>
        </w:rPr>
        <w:t>History of ASP.NET</w:t>
      </w:r>
    </w:p>
    <w:p w14:paraId="427F715D" w14:textId="77777777" w:rsidR="002F5FE3" w:rsidRPr="002F5FE3" w:rsidRDefault="002F5FE3" w:rsidP="002F5FE3">
      <w:pPr>
        <w:pStyle w:val="ListParagraph"/>
      </w:pPr>
      <w:r w:rsidRPr="002F5FE3">
        <w:t>As we know, ASP.NET is the framework used to develop Data-Driven Web Applications for many years. Since then, the ASP.NET Framework has gone through a steady evolutionary change, and finally, the most decent evolution is ASP.NET Core (you can also call it .NET).</w:t>
      </w:r>
    </w:p>
    <w:p w14:paraId="2E2CD99F" w14:textId="77777777" w:rsidR="002F5FE3" w:rsidRPr="002F5FE3" w:rsidRDefault="002F5FE3" w:rsidP="002F5FE3">
      <w:pPr>
        <w:pStyle w:val="ListParagraph"/>
        <w:numPr>
          <w:ilvl w:val="0"/>
          <w:numId w:val="2"/>
        </w:numPr>
      </w:pPr>
      <w:r w:rsidRPr="002F5FE3">
        <w:t>The ASP.NET Core (.NET) is not a continuous part of the legacy ASP.NET Framework. Instead, it is a completely new framework.</w:t>
      </w:r>
    </w:p>
    <w:p w14:paraId="09A584A1" w14:textId="77777777" w:rsidR="002F5FE3" w:rsidRPr="002F5FE3" w:rsidRDefault="002F5FE3" w:rsidP="002F5FE3">
      <w:pPr>
        <w:pStyle w:val="ListParagraph"/>
        <w:numPr>
          <w:ilvl w:val="0"/>
          <w:numId w:val="2"/>
        </w:numPr>
      </w:pPr>
      <w:r w:rsidRPr="002F5FE3">
        <w:t>This Framework is an actual rewrite of the legacy ASP.NET Framework but with a much smaller and a lot more modular.</w:t>
      </w:r>
    </w:p>
    <w:p w14:paraId="2DDDBC20" w14:textId="77777777" w:rsidR="002F5FE3" w:rsidRPr="002F5FE3" w:rsidRDefault="002F5FE3" w:rsidP="002F5FE3">
      <w:pPr>
        <w:pStyle w:val="ListParagraph"/>
        <w:numPr>
          <w:ilvl w:val="0"/>
          <w:numId w:val="2"/>
        </w:numPr>
      </w:pPr>
      <w:r w:rsidRPr="002F5FE3">
        <w:t>Some people think many things remain the same, but that is not completely true. The ASP.NET Core is actually a big fundamental change to the legacy ASP.NET Framework.</w:t>
      </w:r>
    </w:p>
    <w:p w14:paraId="48A47213" w14:textId="77777777" w:rsidR="0019512B" w:rsidRDefault="0019512B" w:rsidP="002F5FE3">
      <w:pPr>
        <w:pStyle w:val="ListParagraph"/>
        <w:rPr>
          <w:b/>
          <w:bCs/>
        </w:rPr>
      </w:pPr>
    </w:p>
    <w:p w14:paraId="2E86F4D6" w14:textId="1F3ED600" w:rsidR="002F5FE3" w:rsidRPr="002F5FE3" w:rsidRDefault="002F5FE3" w:rsidP="002F5FE3">
      <w:pPr>
        <w:pStyle w:val="ListParagraph"/>
        <w:rPr>
          <w:b/>
          <w:bCs/>
        </w:rPr>
      </w:pPr>
      <w:r w:rsidRPr="002F5FE3">
        <w:rPr>
          <w:b/>
          <w:bCs/>
        </w:rPr>
        <w:t>What is ASP.NET Core?</w:t>
      </w:r>
    </w:p>
    <w:p w14:paraId="0A6B8E16" w14:textId="77777777" w:rsidR="002F5FE3" w:rsidRPr="002F5FE3" w:rsidRDefault="002F5FE3" w:rsidP="002F5FE3">
      <w:pPr>
        <w:pStyle w:val="ListParagraph"/>
      </w:pPr>
      <w:r w:rsidRPr="002F5FE3">
        <w:t>According to </w:t>
      </w:r>
      <w:hyperlink r:id="rId5" w:history="1">
        <w:r w:rsidRPr="002F5FE3">
          <w:rPr>
            <w:rStyle w:val="Hyperlink"/>
            <w:b/>
            <w:bCs/>
          </w:rPr>
          <w:t>Microsoft</w:t>
        </w:r>
      </w:hyperlink>
      <w:r w:rsidRPr="002F5FE3">
        <w:t>, ASP.NET Core is a Cross-Platform, Open-Source, High-Performance framework for building modern, cloud-based, and internet-connected applications that run on Windows, Linux, macOS, and Docker. It is a complete redesign of ASP.NET, with architectural changes that result in a smaller, more modular framework.</w:t>
      </w:r>
    </w:p>
    <w:p w14:paraId="44F206CA" w14:textId="77777777" w:rsidR="0019512B" w:rsidRDefault="0019512B" w:rsidP="002F5FE3">
      <w:pPr>
        <w:pStyle w:val="ListParagraph"/>
        <w:rPr>
          <w:b/>
          <w:bCs/>
        </w:rPr>
      </w:pPr>
    </w:p>
    <w:p w14:paraId="5B369B63" w14:textId="67B925F5" w:rsidR="002F5FE3" w:rsidRPr="002F5FE3" w:rsidRDefault="002F5FE3" w:rsidP="002F5FE3">
      <w:pPr>
        <w:pStyle w:val="ListParagraph"/>
        <w:rPr>
          <w:b/>
          <w:bCs/>
        </w:rPr>
      </w:pPr>
      <w:r w:rsidRPr="002F5FE3">
        <w:rPr>
          <w:b/>
          <w:bCs/>
        </w:rPr>
        <w:t>Why ASP.NET Core?</w:t>
      </w:r>
    </w:p>
    <w:p w14:paraId="58F4040C" w14:textId="77777777" w:rsidR="002F5FE3" w:rsidRPr="002F5FE3" w:rsidRDefault="002F5FE3" w:rsidP="002F5FE3">
      <w:pPr>
        <w:pStyle w:val="ListParagraph"/>
      </w:pPr>
      <w:r w:rsidRPr="002F5FE3">
        <w:t>Nowadays, the ASP.NET Core framework is becoming more and more popular among developers. There are a number of reasons why modern developers are using it, and some of them are listed below:</w:t>
      </w:r>
    </w:p>
    <w:p w14:paraId="244C2D75" w14:textId="77777777" w:rsidR="002F5FE3" w:rsidRPr="002F5FE3" w:rsidRDefault="002F5FE3" w:rsidP="002F5FE3">
      <w:pPr>
        <w:pStyle w:val="ListParagraph"/>
        <w:rPr>
          <w:b/>
          <w:bCs/>
        </w:rPr>
      </w:pPr>
      <w:r w:rsidRPr="002F5FE3">
        <w:rPr>
          <w:b/>
          <w:bCs/>
        </w:rPr>
        <w:t>Cross-Platform:</w:t>
      </w:r>
    </w:p>
    <w:p w14:paraId="1978A6F7" w14:textId="77777777" w:rsidR="002F5FE3" w:rsidRPr="002F5FE3" w:rsidRDefault="002F5FE3" w:rsidP="002F5FE3">
      <w:pPr>
        <w:pStyle w:val="ListParagraph"/>
      </w:pPr>
      <w:r w:rsidRPr="002F5FE3">
        <w:t>The ASP.NET Core Framework is designed from scratch to be Cross-Platform for both development and deployment. So, we don’t need to build different applications for different platforms using different frameworks. Let us discuss what Cross-Platform is from the ASP.NET Core point of view by comparing it with the earlier versions of the ASP.NET Framework.</w:t>
      </w:r>
    </w:p>
    <w:p w14:paraId="44AA13D1" w14:textId="77777777" w:rsidR="002F5FE3" w:rsidRPr="002F5FE3" w:rsidRDefault="002F5FE3" w:rsidP="002F5FE3">
      <w:pPr>
        <w:pStyle w:val="ListParagraph"/>
        <w:rPr>
          <w:rStyle w:val="Hyperlink"/>
        </w:rPr>
      </w:pPr>
      <w:r w:rsidRPr="002F5FE3">
        <w:fldChar w:fldCharType="begin"/>
      </w:r>
      <w:r w:rsidRPr="002F5FE3">
        <w:instrText>HYPERLINK "https://go.ezodn.com/ads/charity/proxy?p_id=07169079-5fae-4fd8-5e07-cb5832cbd268&amp;d_id=118560&amp;imp_id=2931223586696499&amp;c_id=1134&amp;l_id=10016&amp;url=https%3A%2F%2Fjoinourvillage.org%2Fdonate%2F&amp;ffid=1&amp;co=IN"</w:instrText>
      </w:r>
      <w:r w:rsidRPr="002F5FE3">
        <w:fldChar w:fldCharType="separate"/>
      </w:r>
    </w:p>
    <w:p w14:paraId="4BC71AB5" w14:textId="247EBCA1" w:rsidR="002F5FE3" w:rsidRPr="002F5FE3" w:rsidRDefault="002F5FE3" w:rsidP="002F5FE3">
      <w:pPr>
        <w:pStyle w:val="ListParagraph"/>
        <w:rPr>
          <w:rStyle w:val="Hyperlink"/>
        </w:rPr>
      </w:pPr>
    </w:p>
    <w:p w14:paraId="30586D2B" w14:textId="77777777" w:rsidR="002F5FE3" w:rsidRPr="002F5FE3" w:rsidRDefault="002F5FE3" w:rsidP="002F5FE3">
      <w:pPr>
        <w:pStyle w:val="ListParagraph"/>
      </w:pPr>
      <w:r w:rsidRPr="002F5FE3">
        <w:fldChar w:fldCharType="end"/>
      </w:r>
    </w:p>
    <w:p w14:paraId="4B60D52D" w14:textId="77777777" w:rsidR="002F5FE3" w:rsidRPr="002F5FE3" w:rsidRDefault="002F5FE3" w:rsidP="002F5FE3">
      <w:pPr>
        <w:pStyle w:val="ListParagraph"/>
      </w:pPr>
      <w:r w:rsidRPr="002F5FE3">
        <w:t>The earlier versions of ASP.NET Framework applications can only run on Windows platforms. On the other hand, the ASP.NET Core applications can be developed and run on different platforms such as Windows, Mac, or Linux operating systems. We can host the earlier ASP.NET Framework applications only on IIS, whereas we can host the ASP.NET Core applications on IIS, Nginx, Docker, Apache, etc.</w:t>
      </w:r>
    </w:p>
    <w:p w14:paraId="5CDEEEEC" w14:textId="77777777" w:rsidR="002F5FE3" w:rsidRPr="002F5FE3" w:rsidRDefault="002F5FE3" w:rsidP="002F5FE3">
      <w:pPr>
        <w:pStyle w:val="ListParagraph"/>
        <w:rPr>
          <w:b/>
          <w:bCs/>
        </w:rPr>
      </w:pPr>
      <w:r w:rsidRPr="002F5FE3">
        <w:rPr>
          <w:b/>
          <w:bCs/>
        </w:rPr>
        <w:t>Open Source:</w:t>
      </w:r>
    </w:p>
    <w:p w14:paraId="6F80A9D3" w14:textId="77777777" w:rsidR="002F5FE3" w:rsidRPr="002F5FE3" w:rsidRDefault="002F5FE3" w:rsidP="002F5FE3">
      <w:pPr>
        <w:pStyle w:val="ListParagraph"/>
      </w:pPr>
      <w:r w:rsidRPr="002F5FE3">
        <w:t xml:space="preserve">The ASP.NET Core framework is open source, which is the main reason for its popularity. The entire source code for ASP.NET Core Framework is available at </w:t>
      </w:r>
      <w:r w:rsidRPr="002F5FE3">
        <w:lastRenderedPageBreak/>
        <w:t>https://github.com/dotnet/aspnetcore, and you can download the source code. Even if you want, you can also modify and compile your own version.</w:t>
      </w:r>
    </w:p>
    <w:p w14:paraId="35FFF88B" w14:textId="77777777" w:rsidR="002F5FE3" w:rsidRPr="002F5FE3" w:rsidRDefault="002F5FE3" w:rsidP="002F5FE3">
      <w:pPr>
        <w:pStyle w:val="ListParagraph"/>
        <w:rPr>
          <w:rStyle w:val="Hyperlink"/>
        </w:rPr>
      </w:pPr>
      <w:r w:rsidRPr="002F5FE3">
        <w:fldChar w:fldCharType="begin"/>
      </w:r>
      <w:r w:rsidRPr="002F5FE3">
        <w:instrText>HYPERLINK "https://go.ezodn.com/ads/charity/proxy?p_id=07169079-5fae-4fd8-5e07-cb5832cbd268&amp;d_id=118560&amp;imp_id=2801371678700154&amp;c_id=1084&amp;l_id=10016&amp;url=https%3A%2F%2Fwww.amazonconservation.org%2Ftake-action%2Fdonate%2F&amp;ffid=1&amp;co=IN"</w:instrText>
      </w:r>
      <w:r w:rsidRPr="002F5FE3">
        <w:fldChar w:fldCharType="separate"/>
      </w:r>
    </w:p>
    <w:p w14:paraId="37EEADC2" w14:textId="06707D2C" w:rsidR="002F5FE3" w:rsidRPr="002F5FE3" w:rsidRDefault="002F5FE3" w:rsidP="002F5FE3">
      <w:pPr>
        <w:pStyle w:val="ListParagraph"/>
        <w:rPr>
          <w:rStyle w:val="Hyperlink"/>
        </w:rPr>
      </w:pPr>
    </w:p>
    <w:p w14:paraId="5A8CCD55" w14:textId="77777777" w:rsidR="002F5FE3" w:rsidRPr="002F5FE3" w:rsidRDefault="002F5FE3" w:rsidP="002F5FE3">
      <w:pPr>
        <w:pStyle w:val="ListParagraph"/>
      </w:pPr>
      <w:r w:rsidRPr="002F5FE3">
        <w:fldChar w:fldCharType="end"/>
      </w:r>
    </w:p>
    <w:p w14:paraId="66AE1842" w14:textId="77777777" w:rsidR="002F5FE3" w:rsidRPr="002F5FE3" w:rsidRDefault="002F5FE3" w:rsidP="002F5FE3">
      <w:pPr>
        <w:pStyle w:val="ListParagraph"/>
      </w:pPr>
      <w:r w:rsidRPr="002F5FE3">
        <w:t>.NET is open source on GitHub and has over 100,000 contributions, including 3,700 companies. You can also contribute or download the source code from the ASP.NET Core Repository on GitHub.</w:t>
      </w:r>
    </w:p>
    <w:p w14:paraId="3FE588C6" w14:textId="77777777" w:rsidR="002F5FE3" w:rsidRPr="002F5FE3" w:rsidRDefault="002F5FE3" w:rsidP="002F5FE3">
      <w:pPr>
        <w:pStyle w:val="ListParagraph"/>
      </w:pPr>
      <w:r w:rsidRPr="002F5FE3">
        <w:t>The ASP.NET Core team is always there to support your effort in developing the application. It receives bug fixing and improvement updates on a regular basis, usually within a short time period. You don’t have to wait longer for updates.</w:t>
      </w:r>
    </w:p>
    <w:p w14:paraId="63BCE3E0" w14:textId="77777777" w:rsidR="002F5FE3" w:rsidRPr="002F5FE3" w:rsidRDefault="002F5FE3" w:rsidP="002F5FE3">
      <w:pPr>
        <w:pStyle w:val="ListParagraph"/>
        <w:rPr>
          <w:b/>
          <w:bCs/>
        </w:rPr>
      </w:pPr>
      <w:r w:rsidRPr="002F5FE3">
        <w:rPr>
          <w:b/>
          <w:bCs/>
        </w:rPr>
        <w:t>High Performance:</w:t>
      </w:r>
    </w:p>
    <w:p w14:paraId="607F014F" w14:textId="77777777" w:rsidR="002F5FE3" w:rsidRPr="002F5FE3" w:rsidRDefault="002F5FE3" w:rsidP="002F5FE3">
      <w:pPr>
        <w:pStyle w:val="ListParagraph"/>
      </w:pPr>
      <w:r w:rsidRPr="002F5FE3">
        <w:t>ASP.NET Core is optimized for high performance. Its modular components and the ability to include only the necessary dependencies make it highly optimized for speed and scalability. Benchmarks demonstrate that applications developed with ASP.NET Core are significantly faster than those built with previous versions of ASP.NET.</w:t>
      </w:r>
    </w:p>
    <w:p w14:paraId="036213FC" w14:textId="77777777" w:rsidR="002F5FE3" w:rsidRPr="002F5FE3" w:rsidRDefault="002F5FE3" w:rsidP="002F5FE3">
      <w:pPr>
        <w:pStyle w:val="ListParagraph"/>
        <w:rPr>
          <w:b/>
          <w:bCs/>
        </w:rPr>
      </w:pPr>
      <w:r w:rsidRPr="002F5FE3">
        <w:rPr>
          <w:b/>
          <w:bCs/>
        </w:rPr>
        <w:t>Unified MVC and Web API Framework:</w:t>
      </w:r>
    </w:p>
    <w:p w14:paraId="64A56DAE" w14:textId="77777777" w:rsidR="002F5FE3" w:rsidRPr="002F5FE3" w:rsidRDefault="002F5FE3" w:rsidP="002F5FE3">
      <w:pPr>
        <w:pStyle w:val="ListParagraph"/>
      </w:pPr>
      <w:r w:rsidRPr="002F5FE3">
        <w:t>ASP.NET Core unifies the ASP.NET MVC and ASP.NET Web API into a single programming model, simplifying the development process for web applications and APIs. That means a single controller class can handle both.</w:t>
      </w:r>
    </w:p>
    <w:p w14:paraId="396DA2D3" w14:textId="77777777" w:rsidR="002F5FE3" w:rsidRPr="002F5FE3" w:rsidRDefault="002F5FE3" w:rsidP="002F5FE3">
      <w:pPr>
        <w:pStyle w:val="ListParagraph"/>
        <w:rPr>
          <w:rStyle w:val="Hyperlink"/>
        </w:rPr>
      </w:pPr>
      <w:r w:rsidRPr="002F5FE3">
        <w:fldChar w:fldCharType="begin"/>
      </w:r>
      <w:r w:rsidRPr="002F5FE3">
        <w:instrText>HYPERLINK "https://go.ezodn.com/ads/charity/proxy?p_id=07169079-5fae-4fd8-5e07-cb5832cbd268&amp;d_id=118560&amp;imp_id=5148073338714579&amp;c_id=1084&amp;l_id=10016&amp;url=https%3A%2F%2Fwww.amazonconservation.org%2Ftake-action%2Fdonate%2F&amp;ffid=1&amp;co=IN"</w:instrText>
      </w:r>
      <w:r w:rsidRPr="002F5FE3">
        <w:fldChar w:fldCharType="separate"/>
      </w:r>
    </w:p>
    <w:p w14:paraId="3E0C40BC" w14:textId="04E5FEE6" w:rsidR="002F5FE3" w:rsidRPr="002F5FE3" w:rsidRDefault="002F5FE3" w:rsidP="002F5FE3">
      <w:pPr>
        <w:pStyle w:val="ListParagraph"/>
        <w:rPr>
          <w:rStyle w:val="Hyperlink"/>
        </w:rPr>
      </w:pPr>
    </w:p>
    <w:p w14:paraId="771C3C18" w14:textId="77777777" w:rsidR="002F5FE3" w:rsidRPr="002F5FE3" w:rsidRDefault="002F5FE3" w:rsidP="002F5FE3">
      <w:pPr>
        <w:pStyle w:val="ListParagraph"/>
      </w:pPr>
      <w:r w:rsidRPr="002F5FE3">
        <w:fldChar w:fldCharType="end"/>
      </w:r>
    </w:p>
    <w:p w14:paraId="113A4FB8" w14:textId="77777777" w:rsidR="002F5FE3" w:rsidRPr="002F5FE3" w:rsidRDefault="002F5FE3" w:rsidP="002F5FE3">
      <w:pPr>
        <w:pStyle w:val="ListParagraph"/>
        <w:rPr>
          <w:b/>
          <w:bCs/>
        </w:rPr>
      </w:pPr>
      <w:r w:rsidRPr="002F5FE3">
        <w:rPr>
          <w:b/>
          <w:bCs/>
        </w:rPr>
        <w:t>Lightweight and Modular:</w:t>
      </w:r>
    </w:p>
    <w:p w14:paraId="05110802" w14:textId="77777777" w:rsidR="002F5FE3" w:rsidRPr="002F5FE3" w:rsidRDefault="002F5FE3" w:rsidP="002F5FE3">
      <w:pPr>
        <w:pStyle w:val="ListParagraph"/>
      </w:pPr>
      <w:r w:rsidRPr="002F5FE3">
        <w:t>The framework is built to be modular, which means you can include only the necessary components in your application, reducing its overall footprint and enhancing performance.</w:t>
      </w:r>
    </w:p>
    <w:p w14:paraId="796CF71C" w14:textId="77777777" w:rsidR="002F5FE3" w:rsidRPr="002F5FE3" w:rsidRDefault="002F5FE3" w:rsidP="002F5FE3">
      <w:pPr>
        <w:pStyle w:val="ListParagraph"/>
        <w:rPr>
          <w:b/>
          <w:bCs/>
        </w:rPr>
      </w:pPr>
      <w:r w:rsidRPr="002F5FE3">
        <w:rPr>
          <w:b/>
          <w:bCs/>
        </w:rPr>
        <w:t>Built-in Dependency Injection:</w:t>
      </w:r>
    </w:p>
    <w:p w14:paraId="6450EAD3" w14:textId="77777777" w:rsidR="002F5FE3" w:rsidRPr="002F5FE3" w:rsidRDefault="002F5FE3" w:rsidP="002F5FE3">
      <w:pPr>
        <w:pStyle w:val="ListParagraph"/>
      </w:pPr>
      <w:r w:rsidRPr="002F5FE3">
        <w:t>The framework includes a built-in dependency injection (DI) container, which makes it easy to manage service lifetimes and dependencies.</w:t>
      </w:r>
    </w:p>
    <w:p w14:paraId="0F4D9206" w14:textId="77777777" w:rsidR="002F5FE3" w:rsidRPr="002F5FE3" w:rsidRDefault="002F5FE3" w:rsidP="002F5FE3">
      <w:pPr>
        <w:pStyle w:val="ListParagraph"/>
        <w:rPr>
          <w:b/>
          <w:bCs/>
        </w:rPr>
      </w:pPr>
      <w:r w:rsidRPr="002F5FE3">
        <w:rPr>
          <w:b/>
          <w:bCs/>
        </w:rPr>
        <w:t>Cloud-Ready:</w:t>
      </w:r>
    </w:p>
    <w:p w14:paraId="2DE79CD7" w14:textId="77777777" w:rsidR="002F5FE3" w:rsidRPr="002F5FE3" w:rsidRDefault="002F5FE3" w:rsidP="002F5FE3">
      <w:pPr>
        <w:pStyle w:val="ListParagraph"/>
      </w:pPr>
      <w:r w:rsidRPr="002F5FE3">
        <w:t>ASP.NET Core is designed to be cloud-ready, with features and configurations that facilitate deployment and scaling in cloud environments like Azure.</w:t>
      </w:r>
    </w:p>
    <w:p w14:paraId="2978A179" w14:textId="77777777" w:rsidR="002F5FE3" w:rsidRPr="002F5FE3" w:rsidRDefault="002F5FE3" w:rsidP="002F5FE3">
      <w:pPr>
        <w:pStyle w:val="ListParagraph"/>
        <w:rPr>
          <w:b/>
          <w:bCs/>
        </w:rPr>
      </w:pPr>
      <w:r w:rsidRPr="002F5FE3">
        <w:rPr>
          <w:b/>
          <w:bCs/>
        </w:rPr>
        <w:t>Razor Pages:</w:t>
      </w:r>
    </w:p>
    <w:p w14:paraId="13D76FBC" w14:textId="77777777" w:rsidR="002F5FE3" w:rsidRPr="002F5FE3" w:rsidRDefault="002F5FE3" w:rsidP="002F5FE3">
      <w:pPr>
        <w:pStyle w:val="ListParagraph"/>
      </w:pPr>
      <w:r w:rsidRPr="002F5FE3">
        <w:t>Razor Pages is a new feature in ASP.NET Core that makes it easier to build page-focused web applications. It is built on top of the existing ASP.NET Core MVC framework.</w:t>
      </w:r>
    </w:p>
    <w:p w14:paraId="4AE62B6E" w14:textId="77777777" w:rsidR="002F5FE3" w:rsidRPr="002F5FE3" w:rsidRDefault="002F5FE3" w:rsidP="002F5FE3">
      <w:pPr>
        <w:pStyle w:val="ListParagraph"/>
        <w:rPr>
          <w:b/>
          <w:bCs/>
        </w:rPr>
      </w:pPr>
      <w:r w:rsidRPr="002F5FE3">
        <w:rPr>
          <w:b/>
          <w:bCs/>
        </w:rPr>
        <w:t>Tag Helpers:</w:t>
      </w:r>
    </w:p>
    <w:p w14:paraId="7B1CF446" w14:textId="77777777" w:rsidR="002F5FE3" w:rsidRPr="002F5FE3" w:rsidRDefault="002F5FE3" w:rsidP="002F5FE3">
      <w:pPr>
        <w:pStyle w:val="ListParagraph"/>
      </w:pPr>
      <w:r w:rsidRPr="002F5FE3">
        <w:t>Tag Helpers enable server-side code to participate in creating and rendering HTML elements in Razor files, enhancing the productivity of developers working on the view layer.</w:t>
      </w:r>
    </w:p>
    <w:p w14:paraId="20D40F0D" w14:textId="77777777" w:rsidR="002F5FE3" w:rsidRPr="002F5FE3" w:rsidRDefault="002F5FE3" w:rsidP="002F5FE3">
      <w:pPr>
        <w:pStyle w:val="ListParagraph"/>
        <w:rPr>
          <w:b/>
          <w:bCs/>
        </w:rPr>
      </w:pPr>
      <w:r w:rsidRPr="002F5FE3">
        <w:rPr>
          <w:b/>
          <w:bCs/>
        </w:rPr>
        <w:t>Middleware:</w:t>
      </w:r>
    </w:p>
    <w:p w14:paraId="025235AD" w14:textId="77777777" w:rsidR="002F5FE3" w:rsidRPr="002F5FE3" w:rsidRDefault="002F5FE3" w:rsidP="002F5FE3">
      <w:pPr>
        <w:pStyle w:val="ListParagraph"/>
      </w:pPr>
      <w:r w:rsidRPr="002F5FE3">
        <w:t>ASP.NET Core uses middleware to handle requests and responses. Middleware components can be composed in a pipeline to process requests and responses, providing great flexibility and control over the application’s behavior.</w:t>
      </w:r>
    </w:p>
    <w:p w14:paraId="56543285" w14:textId="77777777" w:rsidR="00850E66" w:rsidRDefault="00850E66" w:rsidP="002F5FE3">
      <w:pPr>
        <w:pStyle w:val="ListParagraph"/>
        <w:rPr>
          <w:b/>
          <w:bCs/>
        </w:rPr>
      </w:pPr>
    </w:p>
    <w:p w14:paraId="15CA1683" w14:textId="77777777" w:rsidR="00850E66" w:rsidRDefault="00850E66" w:rsidP="002F5FE3">
      <w:pPr>
        <w:pStyle w:val="ListParagraph"/>
        <w:rPr>
          <w:b/>
          <w:bCs/>
        </w:rPr>
      </w:pPr>
    </w:p>
    <w:p w14:paraId="26E1DA0F" w14:textId="772306D5" w:rsidR="002F5FE3" w:rsidRPr="002F5FE3" w:rsidRDefault="002F5FE3" w:rsidP="002F5FE3">
      <w:pPr>
        <w:pStyle w:val="ListParagraph"/>
        <w:rPr>
          <w:b/>
          <w:bCs/>
        </w:rPr>
      </w:pPr>
      <w:r w:rsidRPr="002F5FE3">
        <w:rPr>
          <w:b/>
          <w:bCs/>
        </w:rPr>
        <w:lastRenderedPageBreak/>
        <w:t>Side-by-Side Versioning:</w:t>
      </w:r>
    </w:p>
    <w:p w14:paraId="41772B5F" w14:textId="77777777" w:rsidR="002F5FE3" w:rsidRPr="002F5FE3" w:rsidRDefault="002F5FE3" w:rsidP="002F5FE3">
      <w:pPr>
        <w:pStyle w:val="ListParagraph"/>
      </w:pPr>
      <w:r w:rsidRPr="002F5FE3">
        <w:t>ASP.NET Core supports running multiple versions of the framework side-by-side on the same machine, which allows for seamless upgrades and backward compatibility.</w:t>
      </w:r>
    </w:p>
    <w:p w14:paraId="13C7B5A7" w14:textId="77777777" w:rsidR="002F5FE3" w:rsidRPr="002F5FE3" w:rsidRDefault="002F5FE3" w:rsidP="002F5FE3">
      <w:pPr>
        <w:pStyle w:val="ListParagraph"/>
        <w:rPr>
          <w:b/>
          <w:bCs/>
        </w:rPr>
      </w:pPr>
      <w:r w:rsidRPr="002F5FE3">
        <w:rPr>
          <w:b/>
          <w:bCs/>
        </w:rPr>
        <w:t>CLI Support:</w:t>
      </w:r>
    </w:p>
    <w:p w14:paraId="6F908ED9" w14:textId="77777777" w:rsidR="002F5FE3" w:rsidRPr="002F5FE3" w:rsidRDefault="002F5FE3" w:rsidP="002F5FE3">
      <w:pPr>
        <w:pStyle w:val="ListParagraph"/>
      </w:pPr>
      <w:r w:rsidRPr="002F5FE3">
        <w:t>Using CLI (Command Line Interface) commands, you can develop, build, and publish .NET applications. Our upcoming articles discuss developing, building, and running .NET Core Applications using CLI.</w:t>
      </w:r>
    </w:p>
    <w:p w14:paraId="17C50A1A" w14:textId="77777777" w:rsidR="002F5FE3" w:rsidRPr="002F5FE3" w:rsidRDefault="002F5FE3" w:rsidP="002F5FE3">
      <w:pPr>
        <w:pStyle w:val="ListParagraph"/>
        <w:rPr>
          <w:b/>
          <w:bCs/>
        </w:rPr>
      </w:pPr>
      <w:r w:rsidRPr="002F5FE3">
        <w:rPr>
          <w:b/>
          <w:bCs/>
        </w:rPr>
        <w:t>Testing:</w:t>
      </w:r>
    </w:p>
    <w:p w14:paraId="7D21573E" w14:textId="77777777" w:rsidR="002F5FE3" w:rsidRPr="002F5FE3" w:rsidRDefault="002F5FE3" w:rsidP="002F5FE3">
      <w:pPr>
        <w:pStyle w:val="ListParagraph"/>
      </w:pPr>
      <w:r w:rsidRPr="002F5FE3">
        <w:t>Applications developed using the ASP.NET Core framework can easily be tested and maintained. This is possible because it allows you to separate different parts of your application into different independent pieces and test them independently. Testing frameworks such as MSTtest, xUnit, and MOQ can be easily integrated into ASP.NET Core applications to simulate any test scenario.</w:t>
      </w:r>
    </w:p>
    <w:p w14:paraId="031CD086" w14:textId="77777777" w:rsidR="002F5FE3" w:rsidRPr="002F5FE3" w:rsidRDefault="002F5FE3" w:rsidP="002F5FE3">
      <w:pPr>
        <w:pStyle w:val="ListParagraph"/>
        <w:rPr>
          <w:b/>
          <w:bCs/>
        </w:rPr>
      </w:pPr>
      <w:r w:rsidRPr="002F5FE3">
        <w:rPr>
          <w:b/>
          <w:bCs/>
        </w:rPr>
        <w:t>Support for Modern Client-side Frameworks:</w:t>
      </w:r>
    </w:p>
    <w:p w14:paraId="037866D8" w14:textId="77777777" w:rsidR="002F5FE3" w:rsidRPr="002F5FE3" w:rsidRDefault="002F5FE3" w:rsidP="002F5FE3">
      <w:pPr>
        <w:pStyle w:val="ListParagraph"/>
      </w:pPr>
      <w:r w:rsidRPr="002F5FE3">
        <w:t>It offers support for client-side frameworks like Angular, React, and others and has built-in templates to get started with these frameworks easily.</w:t>
      </w:r>
    </w:p>
    <w:p w14:paraId="3D0E2EDC" w14:textId="77777777" w:rsidR="002F5FE3" w:rsidRPr="002F5FE3" w:rsidRDefault="002F5FE3" w:rsidP="002F5FE3">
      <w:pPr>
        <w:pStyle w:val="ListParagraph"/>
        <w:rPr>
          <w:b/>
          <w:bCs/>
        </w:rPr>
      </w:pPr>
      <w:r w:rsidRPr="002F5FE3">
        <w:rPr>
          <w:b/>
          <w:bCs/>
        </w:rPr>
        <w:t>Robust Security Features:</w:t>
      </w:r>
    </w:p>
    <w:p w14:paraId="642875D7" w14:textId="77777777" w:rsidR="002F5FE3" w:rsidRPr="002F5FE3" w:rsidRDefault="002F5FE3" w:rsidP="002F5FE3">
      <w:pPr>
        <w:pStyle w:val="ListParagraph"/>
      </w:pPr>
      <w:r w:rsidRPr="002F5FE3">
        <w:t>ASP.NET Core provides features to manage authentication, authorization, data protection, SSL enforcement, app secrets, CSRF protection, and more, which are essential for securing web applications and web services.</w:t>
      </w:r>
    </w:p>
    <w:p w14:paraId="7F3DB868" w14:textId="77777777" w:rsidR="002F5FE3" w:rsidRPr="002F5FE3" w:rsidRDefault="002F5FE3" w:rsidP="002F5FE3">
      <w:pPr>
        <w:pStyle w:val="ListParagraph"/>
        <w:rPr>
          <w:b/>
          <w:bCs/>
        </w:rPr>
      </w:pPr>
      <w:r w:rsidRPr="002F5FE3">
        <w:rPr>
          <w:b/>
          <w:bCs/>
        </w:rPr>
        <w:t>Configuration and Environment Management:</w:t>
      </w:r>
    </w:p>
    <w:p w14:paraId="7DD85EEB" w14:textId="77777777" w:rsidR="002F5FE3" w:rsidRPr="002F5FE3" w:rsidRDefault="002F5FE3" w:rsidP="002F5FE3">
      <w:pPr>
        <w:pStyle w:val="ListParagraph"/>
      </w:pPr>
      <w:r w:rsidRPr="002F5FE3">
        <w:t>It has a robust configuration system can read settings from various sources, such as JSON files, environment variables, command-line arguments, etc. It also provides features to handle different environments, such as development, staging, and production, in a streamlined manner.</w:t>
      </w:r>
    </w:p>
    <w:p w14:paraId="70BE685C" w14:textId="77777777" w:rsidR="002F5FE3" w:rsidRPr="002F5FE3" w:rsidRDefault="002F5FE3" w:rsidP="002F5FE3">
      <w:pPr>
        <w:pStyle w:val="ListParagraph"/>
        <w:rPr>
          <w:b/>
          <w:bCs/>
        </w:rPr>
      </w:pPr>
      <w:r w:rsidRPr="002F5FE3">
        <w:rPr>
          <w:b/>
          <w:bCs/>
        </w:rPr>
        <w:t>Excellent Developer Tools:</w:t>
      </w:r>
    </w:p>
    <w:p w14:paraId="53B68F86" w14:textId="77777777" w:rsidR="002F5FE3" w:rsidRPr="002F5FE3" w:rsidRDefault="002F5FE3" w:rsidP="002F5FE3">
      <w:pPr>
        <w:pStyle w:val="ListParagraph"/>
      </w:pPr>
      <w:r w:rsidRPr="002F5FE3">
        <w:t>You have multiple options to develop ASP.NET Core applications. You can use either Visual Studio or Visual Studio Code or any third-party editor of your choice, such as ATOM, Sublime, etc.</w:t>
      </w:r>
    </w:p>
    <w:p w14:paraId="1DACFC7F" w14:textId="77777777" w:rsidR="002F5FE3" w:rsidRDefault="002F5FE3" w:rsidP="002F5FE3">
      <w:pPr>
        <w:pStyle w:val="ListParagraph"/>
      </w:pPr>
      <w:r w:rsidRPr="002F5FE3">
        <w:t>ASP.NET Core also comes with a lot of preloaded tools. Anybody would love to work with these tools due to their simplicity and ease. Using Libmam (Libmam allows the installation of Bootstrap and jQuery easily), ReSharper (ReSharper provides on-the-fly code analysis and eliminates errors in C#, VB.NET, XAML, ASP.NET, and XML), etc. </w:t>
      </w:r>
    </w:p>
    <w:p w14:paraId="02109972" w14:textId="77777777" w:rsidR="00811CDC" w:rsidRPr="002F5FE3" w:rsidRDefault="00811CDC" w:rsidP="002F5FE3">
      <w:pPr>
        <w:pStyle w:val="ListParagraph"/>
      </w:pPr>
    </w:p>
    <w:p w14:paraId="105F4E6F" w14:textId="77777777" w:rsidR="002F5FE3" w:rsidRPr="002F5FE3" w:rsidRDefault="002F5FE3" w:rsidP="002F5FE3">
      <w:pPr>
        <w:pStyle w:val="ListParagraph"/>
        <w:rPr>
          <w:b/>
          <w:bCs/>
        </w:rPr>
      </w:pPr>
      <w:r w:rsidRPr="002F5FE3">
        <w:rPr>
          <w:b/>
          <w:bCs/>
        </w:rPr>
        <w:t>.NET Core Support Policy and Release Lifecycle:</w:t>
      </w:r>
    </w:p>
    <w:p w14:paraId="3350B7F0" w14:textId="77777777" w:rsidR="002F5FE3" w:rsidRPr="002F5FE3" w:rsidRDefault="002F5FE3" w:rsidP="002F5FE3">
      <w:pPr>
        <w:pStyle w:val="ListParagraph"/>
      </w:pPr>
      <w:r w:rsidRPr="002F5FE3">
        <w:t>The latest version of .NET Core is .NET 8, released in November 2023. Beginning with .NET 5.0, Microsoft .NET core has been re-branded as .NET. So, from .NET 5, the word Core will not be used, and they will be called .NET 6, .NET 7, .NET 8, NET 9, etc.</w:t>
      </w:r>
    </w:p>
    <w:p w14:paraId="3AAD5432" w14:textId="77777777" w:rsidR="002F5FE3" w:rsidRPr="002F5FE3" w:rsidRDefault="002F5FE3" w:rsidP="002F5FE3">
      <w:pPr>
        <w:pStyle w:val="ListParagraph"/>
        <w:rPr>
          <w:rStyle w:val="Hyperlink"/>
        </w:rPr>
      </w:pPr>
      <w:r w:rsidRPr="002F5FE3">
        <w:fldChar w:fldCharType="begin"/>
      </w:r>
      <w:r w:rsidRPr="002F5FE3">
        <w:instrText>HYPERLINK "https://go.ezodn.com/ads/charity/proxy?p_id=07169079-5fae-4fd8-5e07-cb5832cbd268&amp;d_id=118560&amp;imp_id=4015668338681597&amp;c_id=1084&amp;l_id=10016&amp;url=https%3A%2F%2Fwww.amazonconservation.org%2Ftake-action%2Fdonate%2F&amp;ffid=1&amp;co=IN"</w:instrText>
      </w:r>
      <w:r w:rsidRPr="002F5FE3">
        <w:fldChar w:fldCharType="separate"/>
      </w:r>
    </w:p>
    <w:p w14:paraId="2683CC1F" w14:textId="2D173672" w:rsidR="002F5FE3" w:rsidRPr="002F5FE3" w:rsidRDefault="002F5FE3" w:rsidP="002F5FE3">
      <w:pPr>
        <w:pStyle w:val="ListParagraph"/>
        <w:rPr>
          <w:rStyle w:val="Hyperlink"/>
        </w:rPr>
      </w:pPr>
    </w:p>
    <w:p w14:paraId="293A7F74" w14:textId="77777777" w:rsidR="002F5FE3" w:rsidRPr="002F5FE3" w:rsidRDefault="002F5FE3" w:rsidP="002F5FE3">
      <w:pPr>
        <w:pStyle w:val="ListParagraph"/>
      </w:pPr>
      <w:r w:rsidRPr="002F5FE3">
        <w:fldChar w:fldCharType="end"/>
      </w:r>
    </w:p>
    <w:p w14:paraId="443855D7" w14:textId="77777777" w:rsidR="002F5FE3" w:rsidRPr="002F5FE3" w:rsidRDefault="002F5FE3" w:rsidP="002F5FE3">
      <w:pPr>
        <w:pStyle w:val="ListParagraph"/>
      </w:pPr>
      <w:r w:rsidRPr="002F5FE3">
        <w:t>A new major release of .NET Core is published every year in the month of November. Even-numbered releases are LTS releases with free support and patches for three years, and odd-numbered releases are STS releases with free support and patches for 18 months. For a better understanding of the .NET Core version, please look at the image below.</w:t>
      </w:r>
    </w:p>
    <w:p w14:paraId="4041E4A2" w14:textId="22ADEA80" w:rsidR="002F5FE3" w:rsidRPr="002F5FE3" w:rsidRDefault="002F5FE3" w:rsidP="002F5FE3">
      <w:pPr>
        <w:pStyle w:val="ListParagraph"/>
        <w:rPr>
          <w:b/>
          <w:bCs/>
        </w:rPr>
      </w:pPr>
      <w:r>
        <w:rPr>
          <w:b/>
          <w:bCs/>
          <w:noProof/>
        </w:rPr>
        <w:lastRenderedPageBreak/>
        <w:drawing>
          <wp:inline distT="0" distB="0" distL="0" distR="0" wp14:anchorId="7ECECC73" wp14:editId="02196114">
            <wp:extent cx="10144125" cy="6067425"/>
            <wp:effectExtent l="0" t="0" r="9525" b="9525"/>
            <wp:docPr id="14656801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144125" cy="6067425"/>
                    </a:xfrm>
                    <a:prstGeom prst="rect">
                      <a:avLst/>
                    </a:prstGeom>
                    <a:noFill/>
                  </pic:spPr>
                </pic:pic>
              </a:graphicData>
            </a:graphic>
          </wp:inline>
        </w:drawing>
      </w:r>
    </w:p>
    <w:p w14:paraId="3AECF84A" w14:textId="77777777" w:rsidR="002F5FE3" w:rsidRPr="002F5FE3" w:rsidRDefault="002F5FE3" w:rsidP="002F5FE3">
      <w:pPr>
        <w:pStyle w:val="ListParagraph"/>
      </w:pPr>
      <w:r w:rsidRPr="002F5FE3">
        <w:t>Here,</w:t>
      </w:r>
    </w:p>
    <w:p w14:paraId="2FFDF5C4" w14:textId="77777777" w:rsidR="002F5FE3" w:rsidRPr="002F5FE3" w:rsidRDefault="002F5FE3" w:rsidP="002F5FE3">
      <w:pPr>
        <w:pStyle w:val="ListParagraph"/>
        <w:numPr>
          <w:ilvl w:val="0"/>
          <w:numId w:val="3"/>
        </w:numPr>
      </w:pPr>
      <w:r w:rsidRPr="002F5FE3">
        <w:rPr>
          <w:b/>
          <w:bCs/>
        </w:rPr>
        <w:t>Long-Term Support (LTS) Releases:</w:t>
      </w:r>
      <w:r w:rsidRPr="002F5FE3">
        <w:t> These versions are supported for three years after their initial release. LTS releases are focused on stability and are intended for long-term usage in production environments.</w:t>
      </w:r>
    </w:p>
    <w:p w14:paraId="3CCA3399" w14:textId="77777777" w:rsidR="002F5FE3" w:rsidRPr="002F5FE3" w:rsidRDefault="002F5FE3" w:rsidP="002F5FE3">
      <w:pPr>
        <w:pStyle w:val="ListParagraph"/>
        <w:numPr>
          <w:ilvl w:val="0"/>
          <w:numId w:val="3"/>
        </w:numPr>
      </w:pPr>
      <w:r w:rsidRPr="002F5FE3">
        <w:rPr>
          <w:b/>
          <w:bCs/>
        </w:rPr>
        <w:t>Short-Term Support (STS) Releases</w:t>
      </w:r>
      <w:r w:rsidRPr="002F5FE3">
        <w:t>: These are supported for 18 months from the release date. They are also suitable for production but do not have the extended support period that LTS versions offer.</w:t>
      </w:r>
    </w:p>
    <w:p w14:paraId="342A54CA" w14:textId="77777777" w:rsidR="002F5FE3" w:rsidRPr="002F5FE3" w:rsidRDefault="002F5FE3" w:rsidP="002F5FE3">
      <w:pPr>
        <w:pStyle w:val="ListParagraph"/>
      </w:pPr>
      <w:r w:rsidRPr="002F5FE3">
        <w:t>Customers can choose Long Term Support (LTS) releases or Standard Term Support (STS) releases. The quality of all releases is the same. The only difference is the length of support. LTS releases get free support and patches for 3 years. STS releases get free support and patches for 18 months. Please check the below URL for more detailed information:</w:t>
      </w:r>
    </w:p>
    <w:p w14:paraId="5703ABEA" w14:textId="77777777" w:rsidR="002F5FE3" w:rsidRPr="002F5FE3" w:rsidRDefault="00000000" w:rsidP="002F5FE3">
      <w:pPr>
        <w:pStyle w:val="ListParagraph"/>
      </w:pPr>
      <w:hyperlink r:id="rId7" w:history="1">
        <w:r w:rsidR="002F5FE3" w:rsidRPr="002F5FE3">
          <w:rPr>
            <w:rStyle w:val="Hyperlink"/>
            <w:b/>
            <w:bCs/>
          </w:rPr>
          <w:t>https://dotnet.microsoft.com/en-us/platform/support/policy/dotnet-core</w:t>
        </w:r>
      </w:hyperlink>
    </w:p>
    <w:p w14:paraId="42E70461" w14:textId="77777777" w:rsidR="002F5FE3" w:rsidRPr="002F5FE3" w:rsidRDefault="002F5FE3" w:rsidP="002F5FE3">
      <w:pPr>
        <w:pStyle w:val="ListParagraph"/>
        <w:rPr>
          <w:b/>
          <w:bCs/>
        </w:rPr>
      </w:pPr>
      <w:r w:rsidRPr="002F5FE3">
        <w:rPr>
          <w:b/>
          <w:bCs/>
        </w:rPr>
        <w:t>.NET Core Versions Overview</w:t>
      </w:r>
    </w:p>
    <w:p w14:paraId="339FC4F2" w14:textId="77777777" w:rsidR="002F5FE3" w:rsidRPr="002F5FE3" w:rsidRDefault="002F5FE3" w:rsidP="002F5FE3">
      <w:pPr>
        <w:pStyle w:val="ListParagraph"/>
        <w:rPr>
          <w:b/>
          <w:bCs/>
        </w:rPr>
      </w:pPr>
      <w:r w:rsidRPr="002F5FE3">
        <w:rPr>
          <w:b/>
          <w:bCs/>
        </w:rPr>
        <w:t>.NET Core 1.0</w:t>
      </w:r>
    </w:p>
    <w:p w14:paraId="13534B3D" w14:textId="77777777" w:rsidR="002F5FE3" w:rsidRPr="002F5FE3" w:rsidRDefault="002F5FE3" w:rsidP="002F5FE3">
      <w:pPr>
        <w:pStyle w:val="ListParagraph"/>
      </w:pPr>
      <w:r w:rsidRPr="002F5FE3">
        <w:t>Release Date: June 27, 2016</w:t>
      </w:r>
    </w:p>
    <w:p w14:paraId="7D7A1608" w14:textId="77777777" w:rsidR="002F5FE3" w:rsidRPr="002F5FE3" w:rsidRDefault="002F5FE3" w:rsidP="002F5FE3">
      <w:pPr>
        <w:pStyle w:val="ListParagraph"/>
        <w:rPr>
          <w:b/>
          <w:bCs/>
        </w:rPr>
      </w:pPr>
      <w:r w:rsidRPr="002F5FE3">
        <w:rPr>
          <w:b/>
          <w:bCs/>
        </w:rPr>
        <w:lastRenderedPageBreak/>
        <w:t>Key Features:</w:t>
      </w:r>
    </w:p>
    <w:p w14:paraId="4FAC3DEC" w14:textId="77777777" w:rsidR="002F5FE3" w:rsidRPr="002F5FE3" w:rsidRDefault="002F5FE3" w:rsidP="002F5FE3">
      <w:pPr>
        <w:pStyle w:val="ListParagraph"/>
        <w:numPr>
          <w:ilvl w:val="0"/>
          <w:numId w:val="4"/>
        </w:numPr>
      </w:pPr>
      <w:r w:rsidRPr="002F5FE3">
        <w:t>Cross-Platform: For the first time, .NET applications run on Windows, macOS, and Linux.</w:t>
      </w:r>
    </w:p>
    <w:p w14:paraId="1DD05AE2" w14:textId="77777777" w:rsidR="002F5FE3" w:rsidRPr="002F5FE3" w:rsidRDefault="002F5FE3" w:rsidP="002F5FE3">
      <w:pPr>
        <w:pStyle w:val="ListParagraph"/>
        <w:numPr>
          <w:ilvl w:val="0"/>
          <w:numId w:val="4"/>
        </w:numPr>
      </w:pPr>
      <w:r w:rsidRPr="002F5FE3">
        <w:t>Modular Framework: Applications could include only the necessary libraries, reducing overhead.</w:t>
      </w:r>
    </w:p>
    <w:p w14:paraId="5D3B42E7" w14:textId="77777777" w:rsidR="002F5FE3" w:rsidRPr="002F5FE3" w:rsidRDefault="002F5FE3" w:rsidP="002F5FE3">
      <w:pPr>
        <w:pStyle w:val="ListParagraph"/>
        <w:numPr>
          <w:ilvl w:val="0"/>
          <w:numId w:val="4"/>
        </w:numPr>
      </w:pPr>
      <w:r w:rsidRPr="002F5FE3">
        <w:t>ASP.NET Core: A new, unified web framework for building modern web applications.</w:t>
      </w:r>
    </w:p>
    <w:p w14:paraId="4582779A" w14:textId="77777777" w:rsidR="002F5FE3" w:rsidRPr="002F5FE3" w:rsidRDefault="002F5FE3" w:rsidP="002F5FE3">
      <w:pPr>
        <w:pStyle w:val="ListParagraph"/>
        <w:numPr>
          <w:ilvl w:val="0"/>
          <w:numId w:val="4"/>
        </w:numPr>
      </w:pPr>
      <w:r w:rsidRPr="002F5FE3">
        <w:t>Command-line tools: Provided robust command-line tools (CLI) for all supported platforms, which facilitated various development tasks outside of Visual Studio.</w:t>
      </w:r>
    </w:p>
    <w:p w14:paraId="39332710" w14:textId="77777777" w:rsidR="002F5FE3" w:rsidRPr="002F5FE3" w:rsidRDefault="002F5FE3" w:rsidP="002F5FE3">
      <w:pPr>
        <w:pStyle w:val="ListParagraph"/>
        <w:numPr>
          <w:ilvl w:val="0"/>
          <w:numId w:val="4"/>
        </w:numPr>
      </w:pPr>
      <w:r w:rsidRPr="002F5FE3">
        <w:t>Entity Framework Core: A lightweight, extensible, cross-platform version of Entity Framework for data access.</w:t>
      </w:r>
    </w:p>
    <w:p w14:paraId="7A6E5BAA" w14:textId="77777777" w:rsidR="002F5FE3" w:rsidRPr="002F5FE3" w:rsidRDefault="002F5FE3" w:rsidP="002F5FE3">
      <w:pPr>
        <w:pStyle w:val="ListParagraph"/>
      </w:pPr>
      <w:r w:rsidRPr="002F5FE3">
        <w:rPr>
          <w:b/>
          <w:bCs/>
        </w:rPr>
        <w:t>Support Status:</w:t>
      </w:r>
      <w:r w:rsidRPr="002F5FE3">
        <w:t> End of support</w:t>
      </w:r>
    </w:p>
    <w:p w14:paraId="76BF7434" w14:textId="77777777" w:rsidR="002F5FE3" w:rsidRPr="002F5FE3" w:rsidRDefault="002F5FE3" w:rsidP="002F5FE3">
      <w:pPr>
        <w:pStyle w:val="ListParagraph"/>
        <w:rPr>
          <w:b/>
          <w:bCs/>
        </w:rPr>
      </w:pPr>
      <w:r w:rsidRPr="002F5FE3">
        <w:rPr>
          <w:b/>
          <w:bCs/>
        </w:rPr>
        <w:t>.NET Core 1.1</w:t>
      </w:r>
    </w:p>
    <w:p w14:paraId="29D9DB04" w14:textId="77777777" w:rsidR="002F5FE3" w:rsidRPr="002F5FE3" w:rsidRDefault="002F5FE3" w:rsidP="002F5FE3">
      <w:pPr>
        <w:pStyle w:val="ListParagraph"/>
      </w:pPr>
      <w:r w:rsidRPr="002F5FE3">
        <w:t>Release Date: November 16, 2016</w:t>
      </w:r>
    </w:p>
    <w:p w14:paraId="25B3E020" w14:textId="77777777" w:rsidR="002F5FE3" w:rsidRPr="002F5FE3" w:rsidRDefault="002F5FE3" w:rsidP="002F5FE3">
      <w:pPr>
        <w:pStyle w:val="ListParagraph"/>
        <w:rPr>
          <w:b/>
          <w:bCs/>
        </w:rPr>
      </w:pPr>
      <w:r w:rsidRPr="002F5FE3">
        <w:rPr>
          <w:b/>
          <w:bCs/>
        </w:rPr>
        <w:t>Key Features:</w:t>
      </w:r>
    </w:p>
    <w:p w14:paraId="00AA03E5" w14:textId="77777777" w:rsidR="002F5FE3" w:rsidRPr="002F5FE3" w:rsidRDefault="002F5FE3" w:rsidP="002F5FE3">
      <w:pPr>
        <w:pStyle w:val="ListParagraph"/>
        <w:numPr>
          <w:ilvl w:val="0"/>
          <w:numId w:val="5"/>
        </w:numPr>
      </w:pPr>
      <w:r w:rsidRPr="002F5FE3">
        <w:t>Performance Improvements: Enhanced runtime performance and efficiency.</w:t>
      </w:r>
    </w:p>
    <w:p w14:paraId="15641A9F" w14:textId="77777777" w:rsidR="002F5FE3" w:rsidRPr="002F5FE3" w:rsidRDefault="002F5FE3" w:rsidP="002F5FE3">
      <w:pPr>
        <w:pStyle w:val="ListParagraph"/>
        <w:numPr>
          <w:ilvl w:val="0"/>
          <w:numId w:val="5"/>
        </w:numPr>
      </w:pPr>
      <w:r w:rsidRPr="002F5FE3">
        <w:t>Additional APIs: Expanded the set of APIs available to developers.</w:t>
      </w:r>
    </w:p>
    <w:p w14:paraId="3C5E029B" w14:textId="77777777" w:rsidR="002F5FE3" w:rsidRPr="002F5FE3" w:rsidRDefault="002F5FE3" w:rsidP="002F5FE3">
      <w:pPr>
        <w:pStyle w:val="ListParagraph"/>
        <w:numPr>
          <w:ilvl w:val="0"/>
          <w:numId w:val="5"/>
        </w:numPr>
      </w:pPr>
      <w:r w:rsidRPr="002F5FE3">
        <w:t>Tooling Improvements: Better tools for development, including command-line tools.</w:t>
      </w:r>
    </w:p>
    <w:p w14:paraId="7D96C62A" w14:textId="77777777" w:rsidR="002F5FE3" w:rsidRPr="002F5FE3" w:rsidRDefault="002F5FE3" w:rsidP="002F5FE3">
      <w:pPr>
        <w:pStyle w:val="ListParagraph"/>
      </w:pPr>
      <w:r w:rsidRPr="002F5FE3">
        <w:rPr>
          <w:b/>
          <w:bCs/>
        </w:rPr>
        <w:t>Support Status:</w:t>
      </w:r>
      <w:r w:rsidRPr="002F5FE3">
        <w:t> End of support</w:t>
      </w:r>
    </w:p>
    <w:p w14:paraId="1C3D374A" w14:textId="77777777" w:rsidR="002F5FE3" w:rsidRPr="002F5FE3" w:rsidRDefault="002F5FE3" w:rsidP="002F5FE3">
      <w:pPr>
        <w:pStyle w:val="ListParagraph"/>
        <w:rPr>
          <w:b/>
          <w:bCs/>
        </w:rPr>
      </w:pPr>
      <w:r w:rsidRPr="002F5FE3">
        <w:rPr>
          <w:b/>
          <w:bCs/>
        </w:rPr>
        <w:t>.NET Core 2.0</w:t>
      </w:r>
    </w:p>
    <w:p w14:paraId="737ED970" w14:textId="77777777" w:rsidR="002F5FE3" w:rsidRPr="002F5FE3" w:rsidRDefault="002F5FE3" w:rsidP="002F5FE3">
      <w:pPr>
        <w:pStyle w:val="ListParagraph"/>
      </w:pPr>
      <w:r w:rsidRPr="002F5FE3">
        <w:t>Release Date: August 14, 2017</w:t>
      </w:r>
    </w:p>
    <w:p w14:paraId="6468896F" w14:textId="77777777" w:rsidR="002F5FE3" w:rsidRPr="002F5FE3" w:rsidRDefault="002F5FE3" w:rsidP="002F5FE3">
      <w:pPr>
        <w:pStyle w:val="ListParagraph"/>
        <w:rPr>
          <w:b/>
          <w:bCs/>
        </w:rPr>
      </w:pPr>
      <w:r w:rsidRPr="002F5FE3">
        <w:rPr>
          <w:b/>
          <w:bCs/>
        </w:rPr>
        <w:t>Key Features:</w:t>
      </w:r>
    </w:p>
    <w:p w14:paraId="196D48F5" w14:textId="77777777" w:rsidR="002F5FE3" w:rsidRPr="002F5FE3" w:rsidRDefault="002F5FE3" w:rsidP="002F5FE3">
      <w:pPr>
        <w:pStyle w:val="ListParagraph"/>
        <w:numPr>
          <w:ilvl w:val="0"/>
          <w:numId w:val="6"/>
        </w:numPr>
      </w:pPr>
      <w:r w:rsidRPr="002F5FE3">
        <w:t>ASP.NET Core Razor Pages: Simplified the creation of page-centric web applications.</w:t>
      </w:r>
    </w:p>
    <w:p w14:paraId="1094AC7C" w14:textId="77777777" w:rsidR="002F5FE3" w:rsidRPr="002F5FE3" w:rsidRDefault="002F5FE3" w:rsidP="002F5FE3">
      <w:pPr>
        <w:pStyle w:val="ListParagraph"/>
        <w:numPr>
          <w:ilvl w:val="0"/>
          <w:numId w:val="6"/>
        </w:numPr>
      </w:pPr>
      <w:r w:rsidRPr="002F5FE3">
        <w:t>Enhanced Compatibility: Improved compatibility with existing .NET Framework libraries.</w:t>
      </w:r>
    </w:p>
    <w:p w14:paraId="32A9BD7B" w14:textId="77777777" w:rsidR="002F5FE3" w:rsidRPr="002F5FE3" w:rsidRDefault="002F5FE3" w:rsidP="002F5FE3">
      <w:pPr>
        <w:pStyle w:val="ListParagraph"/>
      </w:pPr>
      <w:r w:rsidRPr="002F5FE3">
        <w:rPr>
          <w:b/>
          <w:bCs/>
        </w:rPr>
        <w:t>Support Status:</w:t>
      </w:r>
      <w:r w:rsidRPr="002F5FE3">
        <w:t> End of support</w:t>
      </w:r>
    </w:p>
    <w:p w14:paraId="34D6E682" w14:textId="77777777" w:rsidR="002F5FE3" w:rsidRPr="002F5FE3" w:rsidRDefault="002F5FE3" w:rsidP="002F5FE3">
      <w:pPr>
        <w:pStyle w:val="ListParagraph"/>
        <w:rPr>
          <w:b/>
          <w:bCs/>
        </w:rPr>
      </w:pPr>
      <w:r w:rsidRPr="002F5FE3">
        <w:rPr>
          <w:b/>
          <w:bCs/>
        </w:rPr>
        <w:t>.NET Core 2.1 (LTS)</w:t>
      </w:r>
    </w:p>
    <w:p w14:paraId="3355E65D" w14:textId="77777777" w:rsidR="002F5FE3" w:rsidRPr="002F5FE3" w:rsidRDefault="002F5FE3" w:rsidP="002F5FE3">
      <w:pPr>
        <w:pStyle w:val="ListParagraph"/>
      </w:pPr>
      <w:r w:rsidRPr="002F5FE3">
        <w:t>Release Date: May 30, 2018</w:t>
      </w:r>
    </w:p>
    <w:p w14:paraId="01734F29" w14:textId="77777777" w:rsidR="002F5FE3" w:rsidRPr="002F5FE3" w:rsidRDefault="002F5FE3" w:rsidP="002F5FE3">
      <w:pPr>
        <w:pStyle w:val="ListParagraph"/>
        <w:rPr>
          <w:b/>
          <w:bCs/>
        </w:rPr>
      </w:pPr>
      <w:r w:rsidRPr="002F5FE3">
        <w:rPr>
          <w:b/>
          <w:bCs/>
        </w:rPr>
        <w:t>Key Features:</w:t>
      </w:r>
    </w:p>
    <w:p w14:paraId="3FB09569" w14:textId="77777777" w:rsidR="002F5FE3" w:rsidRPr="002F5FE3" w:rsidRDefault="002F5FE3" w:rsidP="002F5FE3">
      <w:pPr>
        <w:pStyle w:val="ListParagraph"/>
        <w:numPr>
          <w:ilvl w:val="0"/>
          <w:numId w:val="7"/>
        </w:numPr>
      </w:pPr>
      <w:r w:rsidRPr="002F5FE3">
        <w:t>Long-Term Support (LTS): First LTS version, ensuring long-term stability and support.</w:t>
      </w:r>
    </w:p>
    <w:p w14:paraId="7460BBDA" w14:textId="77777777" w:rsidR="002F5FE3" w:rsidRPr="002F5FE3" w:rsidRDefault="002F5FE3" w:rsidP="002F5FE3">
      <w:pPr>
        <w:pStyle w:val="ListParagraph"/>
        <w:numPr>
          <w:ilvl w:val="0"/>
          <w:numId w:val="7"/>
        </w:numPr>
      </w:pPr>
      <w:r w:rsidRPr="002F5FE3">
        <w:t>SignalR: Real-time web functionality for adding real-time features to web apps.</w:t>
      </w:r>
    </w:p>
    <w:p w14:paraId="3E139647" w14:textId="77777777" w:rsidR="002F5FE3" w:rsidRPr="002F5FE3" w:rsidRDefault="002F5FE3" w:rsidP="002F5FE3">
      <w:pPr>
        <w:pStyle w:val="ListParagraph"/>
        <w:numPr>
          <w:ilvl w:val="0"/>
          <w:numId w:val="7"/>
        </w:numPr>
      </w:pPr>
      <w:r w:rsidRPr="002F5FE3">
        <w:t>HTTP Client Performance: Major improvements in HTTP client performance.</w:t>
      </w:r>
    </w:p>
    <w:p w14:paraId="1078F3D8" w14:textId="77777777" w:rsidR="002F5FE3" w:rsidRPr="002F5FE3" w:rsidRDefault="002F5FE3" w:rsidP="002F5FE3">
      <w:pPr>
        <w:pStyle w:val="ListParagraph"/>
      </w:pPr>
      <w:r w:rsidRPr="002F5FE3">
        <w:rPr>
          <w:b/>
          <w:bCs/>
        </w:rPr>
        <w:t>Support Status:</w:t>
      </w:r>
      <w:r w:rsidRPr="002F5FE3">
        <w:t> End of support on August 21, 2021</w:t>
      </w:r>
    </w:p>
    <w:p w14:paraId="0B2F54FA" w14:textId="77777777" w:rsidR="002F5FE3" w:rsidRPr="002F5FE3" w:rsidRDefault="002F5FE3" w:rsidP="002F5FE3">
      <w:pPr>
        <w:pStyle w:val="ListParagraph"/>
        <w:rPr>
          <w:b/>
          <w:bCs/>
        </w:rPr>
      </w:pPr>
      <w:r w:rsidRPr="002F5FE3">
        <w:rPr>
          <w:b/>
          <w:bCs/>
        </w:rPr>
        <w:t>.NET Core 2.2</w:t>
      </w:r>
    </w:p>
    <w:p w14:paraId="31DBB471" w14:textId="77777777" w:rsidR="002F5FE3" w:rsidRPr="002F5FE3" w:rsidRDefault="002F5FE3" w:rsidP="002F5FE3">
      <w:pPr>
        <w:pStyle w:val="ListParagraph"/>
      </w:pPr>
      <w:r w:rsidRPr="002F5FE3">
        <w:t>Release Date: December 4, 2018</w:t>
      </w:r>
    </w:p>
    <w:p w14:paraId="54A620AD" w14:textId="77777777" w:rsidR="002F5FE3" w:rsidRPr="002F5FE3" w:rsidRDefault="002F5FE3" w:rsidP="002F5FE3">
      <w:pPr>
        <w:pStyle w:val="ListParagraph"/>
        <w:rPr>
          <w:b/>
          <w:bCs/>
        </w:rPr>
      </w:pPr>
      <w:r w:rsidRPr="002F5FE3">
        <w:rPr>
          <w:b/>
          <w:bCs/>
        </w:rPr>
        <w:t>Key Features:</w:t>
      </w:r>
    </w:p>
    <w:p w14:paraId="04406D96" w14:textId="77777777" w:rsidR="002F5FE3" w:rsidRPr="002F5FE3" w:rsidRDefault="002F5FE3" w:rsidP="002F5FE3">
      <w:pPr>
        <w:pStyle w:val="ListParagraph"/>
        <w:numPr>
          <w:ilvl w:val="0"/>
          <w:numId w:val="8"/>
        </w:numPr>
      </w:pPr>
      <w:r w:rsidRPr="002F5FE3">
        <w:t>Diagnostic Improvements: Enhanced diagnostic tools for monitoring and troubleshooting.</w:t>
      </w:r>
    </w:p>
    <w:p w14:paraId="36B8B3B6" w14:textId="77777777" w:rsidR="002F5FE3" w:rsidRPr="002F5FE3" w:rsidRDefault="002F5FE3" w:rsidP="002F5FE3">
      <w:pPr>
        <w:pStyle w:val="ListParagraph"/>
        <w:numPr>
          <w:ilvl w:val="0"/>
          <w:numId w:val="8"/>
        </w:numPr>
      </w:pPr>
      <w:r w:rsidRPr="002F5FE3">
        <w:t>Health Checks: Built-in health checks for ASP.NET Core apps.</w:t>
      </w:r>
    </w:p>
    <w:p w14:paraId="66D32B00" w14:textId="77777777" w:rsidR="002F5FE3" w:rsidRPr="002F5FE3" w:rsidRDefault="002F5FE3" w:rsidP="002F5FE3">
      <w:pPr>
        <w:pStyle w:val="ListParagraph"/>
        <w:numPr>
          <w:ilvl w:val="0"/>
          <w:numId w:val="8"/>
        </w:numPr>
      </w:pPr>
      <w:r w:rsidRPr="002F5FE3">
        <w:t>Azure SignalR Service: Enhanced integration with Azure services.</w:t>
      </w:r>
    </w:p>
    <w:p w14:paraId="4E258FB1" w14:textId="77777777" w:rsidR="002F5FE3" w:rsidRPr="002F5FE3" w:rsidRDefault="002F5FE3" w:rsidP="002F5FE3">
      <w:pPr>
        <w:pStyle w:val="ListParagraph"/>
      </w:pPr>
      <w:r w:rsidRPr="002F5FE3">
        <w:rPr>
          <w:b/>
          <w:bCs/>
        </w:rPr>
        <w:t>Support Status:</w:t>
      </w:r>
      <w:r w:rsidRPr="002F5FE3">
        <w:t> End of support on December 23, 2019</w:t>
      </w:r>
    </w:p>
    <w:p w14:paraId="12065A56" w14:textId="77777777" w:rsidR="002F5FE3" w:rsidRPr="002F5FE3" w:rsidRDefault="002F5FE3" w:rsidP="002F5FE3">
      <w:pPr>
        <w:pStyle w:val="ListParagraph"/>
        <w:rPr>
          <w:b/>
          <w:bCs/>
        </w:rPr>
      </w:pPr>
      <w:r w:rsidRPr="002F5FE3">
        <w:rPr>
          <w:b/>
          <w:bCs/>
        </w:rPr>
        <w:t>.NET Core 3.0</w:t>
      </w:r>
    </w:p>
    <w:p w14:paraId="18C45156" w14:textId="77777777" w:rsidR="002F5FE3" w:rsidRPr="002F5FE3" w:rsidRDefault="002F5FE3" w:rsidP="002F5FE3">
      <w:pPr>
        <w:pStyle w:val="ListParagraph"/>
      </w:pPr>
      <w:r w:rsidRPr="002F5FE3">
        <w:t>Release Date: September 23, 2019</w:t>
      </w:r>
    </w:p>
    <w:p w14:paraId="3E711DA5" w14:textId="77777777" w:rsidR="002F5FE3" w:rsidRPr="002F5FE3" w:rsidRDefault="002F5FE3" w:rsidP="002F5FE3">
      <w:pPr>
        <w:pStyle w:val="ListParagraph"/>
        <w:rPr>
          <w:b/>
          <w:bCs/>
        </w:rPr>
      </w:pPr>
      <w:r w:rsidRPr="002F5FE3">
        <w:rPr>
          <w:b/>
          <w:bCs/>
        </w:rPr>
        <w:t>Key Features:</w:t>
      </w:r>
    </w:p>
    <w:p w14:paraId="148B0EC6" w14:textId="77777777" w:rsidR="002F5FE3" w:rsidRPr="002F5FE3" w:rsidRDefault="002F5FE3" w:rsidP="002F5FE3">
      <w:pPr>
        <w:pStyle w:val="ListParagraph"/>
        <w:numPr>
          <w:ilvl w:val="0"/>
          <w:numId w:val="9"/>
        </w:numPr>
      </w:pPr>
      <w:r w:rsidRPr="002F5FE3">
        <w:t>Windows Desktop Support: Added support for Windows Forms and WPF, enabling desktop application development.</w:t>
      </w:r>
    </w:p>
    <w:p w14:paraId="35C26E83" w14:textId="77777777" w:rsidR="002F5FE3" w:rsidRPr="002F5FE3" w:rsidRDefault="002F5FE3" w:rsidP="002F5FE3">
      <w:pPr>
        <w:pStyle w:val="ListParagraph"/>
        <w:numPr>
          <w:ilvl w:val="0"/>
          <w:numId w:val="9"/>
        </w:numPr>
      </w:pPr>
      <w:r w:rsidRPr="002F5FE3">
        <w:t>C# 8.0 Support: New language features like nullable reference types and async streams.</w:t>
      </w:r>
    </w:p>
    <w:p w14:paraId="7F167459" w14:textId="77777777" w:rsidR="002F5FE3" w:rsidRPr="002F5FE3" w:rsidRDefault="002F5FE3" w:rsidP="002F5FE3">
      <w:pPr>
        <w:pStyle w:val="ListParagraph"/>
        <w:numPr>
          <w:ilvl w:val="0"/>
          <w:numId w:val="9"/>
        </w:numPr>
      </w:pPr>
      <w:r w:rsidRPr="002F5FE3">
        <w:t>Blazor: Introduced Blazor, enabling C# to run in the browser using WebAssembly.</w:t>
      </w:r>
    </w:p>
    <w:p w14:paraId="1B7A7597" w14:textId="77777777" w:rsidR="002F5FE3" w:rsidRPr="002F5FE3" w:rsidRDefault="002F5FE3" w:rsidP="002F5FE3">
      <w:pPr>
        <w:pStyle w:val="ListParagraph"/>
        <w:numPr>
          <w:ilvl w:val="0"/>
          <w:numId w:val="9"/>
        </w:numPr>
      </w:pPr>
      <w:r w:rsidRPr="002F5FE3">
        <w:lastRenderedPageBreak/>
        <w:t>.NET Core CLI Improvements: Enhanced command-line interface for better development experience.</w:t>
      </w:r>
    </w:p>
    <w:p w14:paraId="43FDF40D" w14:textId="77777777" w:rsidR="002F5FE3" w:rsidRPr="002F5FE3" w:rsidRDefault="002F5FE3" w:rsidP="002F5FE3">
      <w:pPr>
        <w:pStyle w:val="ListParagraph"/>
      </w:pPr>
      <w:r w:rsidRPr="002F5FE3">
        <w:rPr>
          <w:b/>
          <w:bCs/>
        </w:rPr>
        <w:t>Support Status:</w:t>
      </w:r>
      <w:r w:rsidRPr="002F5FE3">
        <w:t> End of support on March 3, 2020</w:t>
      </w:r>
    </w:p>
    <w:p w14:paraId="00887A88" w14:textId="77777777" w:rsidR="002F5FE3" w:rsidRPr="002F5FE3" w:rsidRDefault="002F5FE3" w:rsidP="002F5FE3">
      <w:pPr>
        <w:pStyle w:val="ListParagraph"/>
        <w:rPr>
          <w:b/>
          <w:bCs/>
        </w:rPr>
      </w:pPr>
      <w:r w:rsidRPr="002F5FE3">
        <w:rPr>
          <w:b/>
          <w:bCs/>
        </w:rPr>
        <w:t>.NET Core 3.1 (LTS)</w:t>
      </w:r>
    </w:p>
    <w:p w14:paraId="0ED164CA" w14:textId="77777777" w:rsidR="002F5FE3" w:rsidRPr="002F5FE3" w:rsidRDefault="002F5FE3" w:rsidP="002F5FE3">
      <w:pPr>
        <w:pStyle w:val="ListParagraph"/>
      </w:pPr>
      <w:r w:rsidRPr="002F5FE3">
        <w:t>Release Date: December 3, 2019</w:t>
      </w:r>
    </w:p>
    <w:p w14:paraId="12144166" w14:textId="77777777" w:rsidR="002F5FE3" w:rsidRPr="002F5FE3" w:rsidRDefault="002F5FE3" w:rsidP="002F5FE3">
      <w:pPr>
        <w:pStyle w:val="ListParagraph"/>
        <w:rPr>
          <w:b/>
          <w:bCs/>
        </w:rPr>
      </w:pPr>
      <w:r w:rsidRPr="002F5FE3">
        <w:rPr>
          <w:b/>
          <w:bCs/>
        </w:rPr>
        <w:t>Key Features:</w:t>
      </w:r>
    </w:p>
    <w:p w14:paraId="2E1DA4E2" w14:textId="77777777" w:rsidR="002F5FE3" w:rsidRPr="002F5FE3" w:rsidRDefault="002F5FE3" w:rsidP="002F5FE3">
      <w:pPr>
        <w:pStyle w:val="ListParagraph"/>
        <w:numPr>
          <w:ilvl w:val="0"/>
          <w:numId w:val="10"/>
        </w:numPr>
      </w:pPr>
      <w:r w:rsidRPr="002F5FE3">
        <w:t>Long-Term Support (LTS): Ensured stability and long-term support.</w:t>
      </w:r>
    </w:p>
    <w:p w14:paraId="424B447C" w14:textId="77777777" w:rsidR="002F5FE3" w:rsidRPr="002F5FE3" w:rsidRDefault="002F5FE3" w:rsidP="002F5FE3">
      <w:pPr>
        <w:pStyle w:val="ListParagraph"/>
        <w:numPr>
          <w:ilvl w:val="0"/>
          <w:numId w:val="10"/>
        </w:numPr>
      </w:pPr>
      <w:r w:rsidRPr="002F5FE3">
        <w:t>Razor Components: Enhanced Razor Components for building interactive web UIs.</w:t>
      </w:r>
    </w:p>
    <w:p w14:paraId="5C8F2B17" w14:textId="77777777" w:rsidR="002F5FE3" w:rsidRPr="002F5FE3" w:rsidRDefault="002F5FE3" w:rsidP="002F5FE3">
      <w:pPr>
        <w:pStyle w:val="ListParagraph"/>
        <w:numPr>
          <w:ilvl w:val="0"/>
          <w:numId w:val="10"/>
        </w:numPr>
      </w:pPr>
      <w:r w:rsidRPr="002F5FE3">
        <w:t>Performance Enhancements: Continued improvements in performance and reliability.</w:t>
      </w:r>
    </w:p>
    <w:p w14:paraId="7B74F202" w14:textId="77777777" w:rsidR="002F5FE3" w:rsidRPr="002F5FE3" w:rsidRDefault="002F5FE3" w:rsidP="002F5FE3">
      <w:pPr>
        <w:pStyle w:val="ListParagraph"/>
      </w:pPr>
      <w:r w:rsidRPr="002F5FE3">
        <w:rPr>
          <w:b/>
          <w:bCs/>
        </w:rPr>
        <w:t>Support Status:</w:t>
      </w:r>
      <w:r w:rsidRPr="002F5FE3">
        <w:t> Supported until December 2022</w:t>
      </w:r>
    </w:p>
    <w:p w14:paraId="50754311" w14:textId="77777777" w:rsidR="002F5FE3" w:rsidRPr="002F5FE3" w:rsidRDefault="002F5FE3" w:rsidP="002F5FE3">
      <w:pPr>
        <w:pStyle w:val="ListParagraph"/>
        <w:rPr>
          <w:b/>
          <w:bCs/>
        </w:rPr>
      </w:pPr>
      <w:r w:rsidRPr="002F5FE3">
        <w:rPr>
          <w:b/>
          <w:bCs/>
        </w:rPr>
        <w:t>.NET 5.0</w:t>
      </w:r>
    </w:p>
    <w:p w14:paraId="3D9AC542" w14:textId="77777777" w:rsidR="002F5FE3" w:rsidRPr="002F5FE3" w:rsidRDefault="002F5FE3" w:rsidP="002F5FE3">
      <w:pPr>
        <w:pStyle w:val="ListParagraph"/>
      </w:pPr>
      <w:r w:rsidRPr="002F5FE3">
        <w:t>Release Date: November 10, 2020</w:t>
      </w:r>
    </w:p>
    <w:p w14:paraId="758E45E5" w14:textId="77777777" w:rsidR="002F5FE3" w:rsidRPr="002F5FE3" w:rsidRDefault="002F5FE3" w:rsidP="002F5FE3">
      <w:pPr>
        <w:pStyle w:val="ListParagraph"/>
        <w:rPr>
          <w:b/>
          <w:bCs/>
        </w:rPr>
      </w:pPr>
      <w:r w:rsidRPr="002F5FE3">
        <w:rPr>
          <w:b/>
          <w:bCs/>
        </w:rPr>
        <w:t>Key Features:</w:t>
      </w:r>
    </w:p>
    <w:p w14:paraId="6E1C68FC" w14:textId="77777777" w:rsidR="002F5FE3" w:rsidRPr="002F5FE3" w:rsidRDefault="002F5FE3" w:rsidP="002F5FE3">
      <w:pPr>
        <w:pStyle w:val="ListParagraph"/>
        <w:numPr>
          <w:ilvl w:val="0"/>
          <w:numId w:val="11"/>
        </w:numPr>
      </w:pPr>
      <w:r w:rsidRPr="002F5FE3">
        <w:t>Unified Platform: Unified the .NET ecosystem, combining .NET Core and .NET Framework.</w:t>
      </w:r>
    </w:p>
    <w:p w14:paraId="52F4830F" w14:textId="77777777" w:rsidR="002F5FE3" w:rsidRPr="002F5FE3" w:rsidRDefault="002F5FE3" w:rsidP="002F5FE3">
      <w:pPr>
        <w:pStyle w:val="ListParagraph"/>
        <w:numPr>
          <w:ilvl w:val="0"/>
          <w:numId w:val="11"/>
        </w:numPr>
      </w:pPr>
      <w:r w:rsidRPr="002F5FE3">
        <w:t>Performance Improvements: Continued focus on high performance and scalability.</w:t>
      </w:r>
    </w:p>
    <w:p w14:paraId="0954A581" w14:textId="77777777" w:rsidR="002F5FE3" w:rsidRPr="002F5FE3" w:rsidRDefault="002F5FE3" w:rsidP="002F5FE3">
      <w:pPr>
        <w:pStyle w:val="ListParagraph"/>
        <w:numPr>
          <w:ilvl w:val="0"/>
          <w:numId w:val="11"/>
        </w:numPr>
      </w:pPr>
      <w:r w:rsidRPr="002F5FE3">
        <w:t>C# 9.0 Support: Introduced new language features like records and improved pattern matching.</w:t>
      </w:r>
    </w:p>
    <w:p w14:paraId="0F5DEB2E" w14:textId="77777777" w:rsidR="002F5FE3" w:rsidRPr="002F5FE3" w:rsidRDefault="002F5FE3" w:rsidP="002F5FE3">
      <w:pPr>
        <w:pStyle w:val="ListParagraph"/>
      </w:pPr>
      <w:r w:rsidRPr="002F5FE3">
        <w:rPr>
          <w:b/>
          <w:bCs/>
        </w:rPr>
        <w:t>Support Status:</w:t>
      </w:r>
      <w:r w:rsidRPr="002F5FE3">
        <w:t> Supported until May 2022</w:t>
      </w:r>
    </w:p>
    <w:p w14:paraId="211408B9" w14:textId="77777777" w:rsidR="002F5FE3" w:rsidRPr="002F5FE3" w:rsidRDefault="002F5FE3" w:rsidP="002F5FE3">
      <w:pPr>
        <w:pStyle w:val="ListParagraph"/>
        <w:rPr>
          <w:b/>
          <w:bCs/>
        </w:rPr>
      </w:pPr>
      <w:r w:rsidRPr="002F5FE3">
        <w:rPr>
          <w:b/>
          <w:bCs/>
        </w:rPr>
        <w:t>.NET 6.0 (LTS)</w:t>
      </w:r>
    </w:p>
    <w:p w14:paraId="189F5FDA" w14:textId="77777777" w:rsidR="002F5FE3" w:rsidRPr="002F5FE3" w:rsidRDefault="002F5FE3" w:rsidP="002F5FE3">
      <w:pPr>
        <w:pStyle w:val="ListParagraph"/>
      </w:pPr>
      <w:r w:rsidRPr="002F5FE3">
        <w:t>Release Date: November 8, 2021</w:t>
      </w:r>
    </w:p>
    <w:p w14:paraId="352CDBFA" w14:textId="77777777" w:rsidR="002F5FE3" w:rsidRPr="002F5FE3" w:rsidRDefault="002F5FE3" w:rsidP="002F5FE3">
      <w:pPr>
        <w:pStyle w:val="ListParagraph"/>
        <w:rPr>
          <w:b/>
          <w:bCs/>
        </w:rPr>
      </w:pPr>
      <w:r w:rsidRPr="002F5FE3">
        <w:rPr>
          <w:b/>
          <w:bCs/>
        </w:rPr>
        <w:t>Key Features:</w:t>
      </w:r>
    </w:p>
    <w:p w14:paraId="14FFDEFD" w14:textId="77777777" w:rsidR="002F5FE3" w:rsidRPr="002F5FE3" w:rsidRDefault="002F5FE3" w:rsidP="002F5FE3">
      <w:pPr>
        <w:pStyle w:val="ListParagraph"/>
        <w:numPr>
          <w:ilvl w:val="0"/>
          <w:numId w:val="12"/>
        </w:numPr>
      </w:pPr>
      <w:r w:rsidRPr="002F5FE3">
        <w:t>Long-Term Support (LTS): Guaranteed support and stability for long-term projects.</w:t>
      </w:r>
    </w:p>
    <w:p w14:paraId="371A493B" w14:textId="77777777" w:rsidR="002F5FE3" w:rsidRPr="002F5FE3" w:rsidRDefault="002F5FE3" w:rsidP="002F5FE3">
      <w:pPr>
        <w:pStyle w:val="ListParagraph"/>
        <w:numPr>
          <w:ilvl w:val="0"/>
          <w:numId w:val="12"/>
        </w:numPr>
      </w:pPr>
      <w:r w:rsidRPr="002F5FE3">
        <w:t>.NET MAUI: Introduced .NET Multi-platform App UI for building cross-platform applications.</w:t>
      </w:r>
    </w:p>
    <w:p w14:paraId="0678348E" w14:textId="77777777" w:rsidR="002F5FE3" w:rsidRPr="002F5FE3" w:rsidRDefault="002F5FE3" w:rsidP="002F5FE3">
      <w:pPr>
        <w:pStyle w:val="ListParagraph"/>
        <w:numPr>
          <w:ilvl w:val="0"/>
          <w:numId w:val="12"/>
        </w:numPr>
      </w:pPr>
      <w:r w:rsidRPr="002F5FE3">
        <w:t>Minimal APIs: Simplified API creation with a more concise syntax.</w:t>
      </w:r>
    </w:p>
    <w:p w14:paraId="4C84D013" w14:textId="77777777" w:rsidR="002F5FE3" w:rsidRPr="002F5FE3" w:rsidRDefault="002F5FE3" w:rsidP="002F5FE3">
      <w:pPr>
        <w:pStyle w:val="ListParagraph"/>
        <w:numPr>
          <w:ilvl w:val="0"/>
          <w:numId w:val="12"/>
        </w:numPr>
      </w:pPr>
      <w:r w:rsidRPr="002F5FE3">
        <w:t>Hot Reload: Allowed live code updates without restarting the application.</w:t>
      </w:r>
    </w:p>
    <w:p w14:paraId="1E2F545A" w14:textId="77777777" w:rsidR="002F5FE3" w:rsidRPr="002F5FE3" w:rsidRDefault="002F5FE3" w:rsidP="002F5FE3">
      <w:pPr>
        <w:pStyle w:val="ListParagraph"/>
      </w:pPr>
      <w:r w:rsidRPr="002F5FE3">
        <w:rPr>
          <w:b/>
          <w:bCs/>
        </w:rPr>
        <w:t>Support Status:</w:t>
      </w:r>
      <w:r w:rsidRPr="002F5FE3">
        <w:t> Supported until November 2024</w:t>
      </w:r>
    </w:p>
    <w:p w14:paraId="18C3C64E" w14:textId="77777777" w:rsidR="002F5FE3" w:rsidRPr="002F5FE3" w:rsidRDefault="002F5FE3" w:rsidP="002F5FE3">
      <w:pPr>
        <w:pStyle w:val="ListParagraph"/>
        <w:rPr>
          <w:b/>
          <w:bCs/>
        </w:rPr>
      </w:pPr>
      <w:r w:rsidRPr="002F5FE3">
        <w:rPr>
          <w:b/>
          <w:bCs/>
        </w:rPr>
        <w:t>.NET 7.0</w:t>
      </w:r>
    </w:p>
    <w:p w14:paraId="299B6E5C" w14:textId="77777777" w:rsidR="002F5FE3" w:rsidRPr="002F5FE3" w:rsidRDefault="002F5FE3" w:rsidP="002F5FE3">
      <w:pPr>
        <w:pStyle w:val="ListParagraph"/>
      </w:pPr>
      <w:r w:rsidRPr="002F5FE3">
        <w:t>Release Date: November 8, 2022</w:t>
      </w:r>
    </w:p>
    <w:p w14:paraId="4AE598F6" w14:textId="77777777" w:rsidR="002F5FE3" w:rsidRPr="002F5FE3" w:rsidRDefault="002F5FE3" w:rsidP="002F5FE3">
      <w:pPr>
        <w:pStyle w:val="ListParagraph"/>
        <w:rPr>
          <w:b/>
          <w:bCs/>
        </w:rPr>
      </w:pPr>
      <w:r w:rsidRPr="002F5FE3">
        <w:rPr>
          <w:b/>
          <w:bCs/>
        </w:rPr>
        <w:t>Key Features:</w:t>
      </w:r>
    </w:p>
    <w:p w14:paraId="6529F187" w14:textId="77777777" w:rsidR="002F5FE3" w:rsidRPr="002F5FE3" w:rsidRDefault="002F5FE3" w:rsidP="002F5FE3">
      <w:pPr>
        <w:pStyle w:val="ListParagraph"/>
        <w:numPr>
          <w:ilvl w:val="0"/>
          <w:numId w:val="13"/>
        </w:numPr>
      </w:pPr>
      <w:r w:rsidRPr="002F5FE3">
        <w:t>Enhanced .NET MAUI: Improved tools for building cross-platform applications.</w:t>
      </w:r>
    </w:p>
    <w:p w14:paraId="1523B1EB" w14:textId="77777777" w:rsidR="002F5FE3" w:rsidRPr="002F5FE3" w:rsidRDefault="002F5FE3" w:rsidP="002F5FE3">
      <w:pPr>
        <w:pStyle w:val="ListParagraph"/>
        <w:numPr>
          <w:ilvl w:val="0"/>
          <w:numId w:val="13"/>
        </w:numPr>
      </w:pPr>
      <w:r w:rsidRPr="002F5FE3">
        <w:t>Performance Enhancements: Further optimizations in runtime performance.</w:t>
      </w:r>
    </w:p>
    <w:p w14:paraId="156D511A" w14:textId="77777777" w:rsidR="002F5FE3" w:rsidRPr="002F5FE3" w:rsidRDefault="002F5FE3" w:rsidP="002F5FE3">
      <w:pPr>
        <w:pStyle w:val="ListParagraph"/>
        <w:numPr>
          <w:ilvl w:val="0"/>
          <w:numId w:val="13"/>
        </w:numPr>
      </w:pPr>
      <w:r w:rsidRPr="002F5FE3">
        <w:t>Updated Language Features: Support for C# 10 and F# 6 with new enhancements.</w:t>
      </w:r>
    </w:p>
    <w:p w14:paraId="1DCD05EC" w14:textId="77777777" w:rsidR="002F5FE3" w:rsidRPr="002F5FE3" w:rsidRDefault="002F5FE3" w:rsidP="002F5FE3">
      <w:pPr>
        <w:pStyle w:val="ListParagraph"/>
        <w:numPr>
          <w:ilvl w:val="0"/>
          <w:numId w:val="13"/>
        </w:numPr>
      </w:pPr>
      <w:r w:rsidRPr="002F5FE3">
        <w:t>Containerization: Better support for building and deploying containerized applications.</w:t>
      </w:r>
    </w:p>
    <w:p w14:paraId="5D690068" w14:textId="77777777" w:rsidR="002F5FE3" w:rsidRPr="002F5FE3" w:rsidRDefault="002F5FE3" w:rsidP="002F5FE3">
      <w:pPr>
        <w:pStyle w:val="ListParagraph"/>
      </w:pPr>
      <w:r w:rsidRPr="002F5FE3">
        <w:rPr>
          <w:b/>
          <w:bCs/>
        </w:rPr>
        <w:t>Support Status:</w:t>
      </w:r>
      <w:r w:rsidRPr="002F5FE3">
        <w:t> Supported until May 2024</w:t>
      </w:r>
    </w:p>
    <w:p w14:paraId="20416F2C" w14:textId="77777777" w:rsidR="002F5FE3" w:rsidRPr="002F5FE3" w:rsidRDefault="002F5FE3" w:rsidP="002F5FE3">
      <w:pPr>
        <w:pStyle w:val="ListParagraph"/>
        <w:rPr>
          <w:b/>
          <w:bCs/>
        </w:rPr>
      </w:pPr>
      <w:r w:rsidRPr="002F5FE3">
        <w:rPr>
          <w:b/>
          <w:bCs/>
        </w:rPr>
        <w:t>.NET 8.0 (Planned LTS)</w:t>
      </w:r>
    </w:p>
    <w:p w14:paraId="0952B937" w14:textId="77777777" w:rsidR="002F5FE3" w:rsidRPr="002F5FE3" w:rsidRDefault="002F5FE3" w:rsidP="002F5FE3">
      <w:pPr>
        <w:pStyle w:val="ListParagraph"/>
      </w:pPr>
      <w:r w:rsidRPr="002F5FE3">
        <w:t>Expected Release Date: November 2023</w:t>
      </w:r>
    </w:p>
    <w:p w14:paraId="4598185F" w14:textId="77777777" w:rsidR="002F5FE3" w:rsidRPr="002F5FE3" w:rsidRDefault="002F5FE3" w:rsidP="002F5FE3">
      <w:pPr>
        <w:pStyle w:val="ListParagraph"/>
        <w:rPr>
          <w:b/>
          <w:bCs/>
        </w:rPr>
      </w:pPr>
      <w:r w:rsidRPr="002F5FE3">
        <w:rPr>
          <w:b/>
          <w:bCs/>
        </w:rPr>
        <w:t>Key Features:</w:t>
      </w:r>
    </w:p>
    <w:p w14:paraId="76EBC07C" w14:textId="77777777" w:rsidR="002F5FE3" w:rsidRPr="002F5FE3" w:rsidRDefault="002F5FE3" w:rsidP="002F5FE3">
      <w:pPr>
        <w:pStyle w:val="ListParagraph"/>
        <w:numPr>
          <w:ilvl w:val="0"/>
          <w:numId w:val="14"/>
        </w:numPr>
      </w:pPr>
      <w:r w:rsidRPr="002F5FE3">
        <w:t>Continued Performance Improvements: Ongoing enhancements in runtime and API performance.</w:t>
      </w:r>
    </w:p>
    <w:p w14:paraId="4D445C4B" w14:textId="77777777" w:rsidR="002F5FE3" w:rsidRPr="002F5FE3" w:rsidRDefault="002F5FE3" w:rsidP="002F5FE3">
      <w:pPr>
        <w:pStyle w:val="ListParagraph"/>
        <w:numPr>
          <w:ilvl w:val="0"/>
          <w:numId w:val="14"/>
        </w:numPr>
      </w:pPr>
      <w:r w:rsidRPr="002F5FE3">
        <w:t>New Language Features: C# 11 with new features to improve developer productivity.</w:t>
      </w:r>
    </w:p>
    <w:p w14:paraId="52957DD7" w14:textId="77777777" w:rsidR="002F5FE3" w:rsidRPr="002F5FE3" w:rsidRDefault="002F5FE3" w:rsidP="002F5FE3">
      <w:pPr>
        <w:pStyle w:val="ListParagraph"/>
        <w:numPr>
          <w:ilvl w:val="0"/>
          <w:numId w:val="14"/>
        </w:numPr>
      </w:pPr>
      <w:r w:rsidRPr="002F5FE3">
        <w:t>Cloud-Native Enhancements: Improved support for developing and deploying cloud-native applications.</w:t>
      </w:r>
    </w:p>
    <w:p w14:paraId="4C097DB7" w14:textId="77777777" w:rsidR="002F5FE3" w:rsidRPr="002F5FE3" w:rsidRDefault="002F5FE3" w:rsidP="002F5FE3">
      <w:pPr>
        <w:pStyle w:val="ListParagraph"/>
        <w:numPr>
          <w:ilvl w:val="0"/>
          <w:numId w:val="14"/>
        </w:numPr>
      </w:pPr>
      <w:r w:rsidRPr="002F5FE3">
        <w:t>.NET MAUI and Blazor Enhancements: Continued improvements to these frameworks for building modern web and mobile applications.</w:t>
      </w:r>
    </w:p>
    <w:p w14:paraId="2328C2CE" w14:textId="77777777" w:rsidR="002F5FE3" w:rsidRPr="002F5FE3" w:rsidRDefault="002F5FE3" w:rsidP="002F5FE3">
      <w:pPr>
        <w:pStyle w:val="ListParagraph"/>
      </w:pPr>
      <w:r w:rsidRPr="002F5FE3">
        <w:rPr>
          <w:b/>
          <w:bCs/>
        </w:rPr>
        <w:t>Support Status:</w:t>
      </w:r>
      <w:r w:rsidRPr="002F5FE3">
        <w:t> Supported until November 2026</w:t>
      </w:r>
    </w:p>
    <w:p w14:paraId="6DC60CD5" w14:textId="77777777" w:rsidR="002F5FE3" w:rsidRPr="002F5FE3" w:rsidRDefault="002F5FE3" w:rsidP="002F5FE3">
      <w:pPr>
        <w:pStyle w:val="ListParagraph"/>
        <w:rPr>
          <w:b/>
          <w:bCs/>
        </w:rPr>
      </w:pPr>
      <w:r w:rsidRPr="002F5FE3">
        <w:rPr>
          <w:b/>
          <w:bCs/>
        </w:rPr>
        <w:lastRenderedPageBreak/>
        <w:t>What the ASP.NET Core Doesn’t Have?</w:t>
      </w:r>
    </w:p>
    <w:p w14:paraId="61E749D4" w14:textId="77777777" w:rsidR="002F5FE3" w:rsidRPr="002F5FE3" w:rsidRDefault="002F5FE3" w:rsidP="002F5FE3">
      <w:pPr>
        <w:pStyle w:val="ListParagraph"/>
      </w:pPr>
      <w:r w:rsidRPr="002F5FE3">
        <w:t>If you come from an ASP.NET background, you will not find the following things in ASP.NET Core. </w:t>
      </w:r>
    </w:p>
    <w:p w14:paraId="01082D00" w14:textId="77777777" w:rsidR="002F5FE3" w:rsidRPr="002F5FE3" w:rsidRDefault="002F5FE3" w:rsidP="002F5FE3">
      <w:pPr>
        <w:pStyle w:val="ListParagraph"/>
        <w:numPr>
          <w:ilvl w:val="0"/>
          <w:numId w:val="15"/>
        </w:numPr>
      </w:pPr>
      <w:r w:rsidRPr="002F5FE3">
        <w:rPr>
          <w:b/>
          <w:bCs/>
        </w:rPr>
        <w:t>The Global.asax file</w:t>
      </w:r>
    </w:p>
    <w:p w14:paraId="31B30A74" w14:textId="77777777" w:rsidR="002F5FE3" w:rsidRPr="002F5FE3" w:rsidRDefault="002F5FE3" w:rsidP="002F5FE3">
      <w:pPr>
        <w:pStyle w:val="ListParagraph"/>
        <w:numPr>
          <w:ilvl w:val="0"/>
          <w:numId w:val="15"/>
        </w:numPr>
      </w:pPr>
      <w:r w:rsidRPr="002F5FE3">
        <w:rPr>
          <w:b/>
          <w:bCs/>
        </w:rPr>
        <w:t>Web.Config file</w:t>
      </w:r>
    </w:p>
    <w:p w14:paraId="3CA4D97C" w14:textId="77777777" w:rsidR="002F5FE3" w:rsidRPr="002F5FE3" w:rsidRDefault="002F5FE3" w:rsidP="002F5FE3">
      <w:pPr>
        <w:pStyle w:val="ListParagraph"/>
        <w:numPr>
          <w:ilvl w:val="0"/>
          <w:numId w:val="15"/>
        </w:numPr>
      </w:pPr>
      <w:r w:rsidRPr="002F5FE3">
        <w:rPr>
          <w:b/>
          <w:bCs/>
        </w:rPr>
        <w:t>HTTP Handlers and HTTP Modules</w:t>
      </w:r>
    </w:p>
    <w:p w14:paraId="1B384B1E" w14:textId="77777777" w:rsidR="002F5FE3" w:rsidRPr="002F5FE3" w:rsidRDefault="002F5FE3" w:rsidP="002F5FE3">
      <w:pPr>
        <w:pStyle w:val="ListParagraph"/>
        <w:numPr>
          <w:ilvl w:val="0"/>
          <w:numId w:val="15"/>
        </w:numPr>
      </w:pPr>
      <w:r w:rsidRPr="002F5FE3">
        <w:rPr>
          <w:b/>
          <w:bCs/>
        </w:rPr>
        <w:t>ASP.NET Page Life-Cycle model</w:t>
      </w:r>
    </w:p>
    <w:p w14:paraId="65915DD0" w14:textId="77777777" w:rsidR="00811CDC" w:rsidRDefault="00811CDC" w:rsidP="002F5FE3">
      <w:pPr>
        <w:pStyle w:val="ListParagraph"/>
        <w:rPr>
          <w:b/>
          <w:bCs/>
        </w:rPr>
      </w:pPr>
    </w:p>
    <w:p w14:paraId="7B23C33A" w14:textId="77777777" w:rsidR="00811CDC" w:rsidRDefault="00811CDC" w:rsidP="002F5FE3">
      <w:pPr>
        <w:pStyle w:val="ListParagraph"/>
        <w:rPr>
          <w:b/>
          <w:bCs/>
        </w:rPr>
      </w:pPr>
    </w:p>
    <w:p w14:paraId="59A6909E" w14:textId="14C8EC73" w:rsidR="002F5FE3" w:rsidRPr="002F5FE3" w:rsidRDefault="002F5FE3" w:rsidP="002F5FE3">
      <w:pPr>
        <w:pStyle w:val="ListParagraph"/>
        <w:rPr>
          <w:b/>
          <w:bCs/>
        </w:rPr>
      </w:pPr>
      <w:r w:rsidRPr="002F5FE3">
        <w:rPr>
          <w:b/>
          <w:bCs/>
        </w:rPr>
        <w:t>Differences Between .NET Framework and .NET Core Framework</w:t>
      </w:r>
    </w:p>
    <w:p w14:paraId="6606EB9E" w14:textId="77777777" w:rsidR="002F5FE3" w:rsidRPr="002F5FE3" w:rsidRDefault="002F5FE3" w:rsidP="002F5FE3">
      <w:pPr>
        <w:pStyle w:val="ListParagraph"/>
        <w:rPr>
          <w:b/>
          <w:bCs/>
        </w:rPr>
      </w:pPr>
      <w:r w:rsidRPr="002F5FE3">
        <w:rPr>
          <w:b/>
          <w:bCs/>
        </w:rPr>
        <w:t>.NET Framework:</w:t>
      </w:r>
    </w:p>
    <w:p w14:paraId="3289EDA8" w14:textId="77777777" w:rsidR="002F5FE3" w:rsidRPr="002F5FE3" w:rsidRDefault="002F5FE3" w:rsidP="002F5FE3">
      <w:pPr>
        <w:pStyle w:val="ListParagraph"/>
        <w:numPr>
          <w:ilvl w:val="0"/>
          <w:numId w:val="16"/>
        </w:numPr>
      </w:pPr>
      <w:r w:rsidRPr="002F5FE3">
        <w:t>.NET Framework is designed to run only on Windows operating systems. It is tightly integrated with Windows, which makes it optimized for desktop and server-based applications on this OS.</w:t>
      </w:r>
    </w:p>
    <w:p w14:paraId="706F1707" w14:textId="77777777" w:rsidR="002F5FE3" w:rsidRPr="002F5FE3" w:rsidRDefault="002F5FE3" w:rsidP="002F5FE3">
      <w:pPr>
        <w:pStyle w:val="ListParagraph"/>
        <w:numPr>
          <w:ilvl w:val="0"/>
          <w:numId w:val="16"/>
        </w:numPr>
      </w:pPr>
      <w:r w:rsidRPr="002F5FE3">
        <w:t>.NET Framework comes as a large, monolithic package that includes all features, which can lead to unnecessary resource consumption for applications that do not need all its capabilities.</w:t>
      </w:r>
    </w:p>
    <w:p w14:paraId="70D34EF1" w14:textId="77777777" w:rsidR="002F5FE3" w:rsidRPr="002F5FE3" w:rsidRDefault="002F5FE3" w:rsidP="002F5FE3">
      <w:pPr>
        <w:pStyle w:val="ListParagraph"/>
        <w:numPr>
          <w:ilvl w:val="0"/>
          <w:numId w:val="16"/>
        </w:numPr>
      </w:pPr>
      <w:r w:rsidRPr="002F5FE3">
        <w:t>.NET Framework does not match the performance improvements in .NET Core due to its older architecture and design constraints.</w:t>
      </w:r>
    </w:p>
    <w:p w14:paraId="758866DD" w14:textId="77777777" w:rsidR="002F5FE3" w:rsidRPr="002F5FE3" w:rsidRDefault="002F5FE3" w:rsidP="002F5FE3">
      <w:pPr>
        <w:pStyle w:val="ListParagraph"/>
        <w:numPr>
          <w:ilvl w:val="0"/>
          <w:numId w:val="16"/>
        </w:numPr>
      </w:pPr>
      <w:r w:rsidRPr="002F5FE3">
        <w:t>.NET Framework is in maintenance mode, with Microsoft primarily releasing security updates and critical fixes. No new features are being added to the .NET Framework.</w:t>
      </w:r>
    </w:p>
    <w:p w14:paraId="0CDF1B1C" w14:textId="77777777" w:rsidR="002F5FE3" w:rsidRPr="002F5FE3" w:rsidRDefault="002F5FE3" w:rsidP="002F5FE3">
      <w:pPr>
        <w:pStyle w:val="ListParagraph"/>
        <w:numPr>
          <w:ilvl w:val="0"/>
          <w:numId w:val="16"/>
        </w:numPr>
      </w:pPr>
      <w:r w:rsidRPr="002F5FE3">
        <w:t>.NET Framework is developed and maintained by Microsoft.</w:t>
      </w:r>
    </w:p>
    <w:p w14:paraId="661FA729" w14:textId="77777777" w:rsidR="002F5FE3" w:rsidRPr="002F5FE3" w:rsidRDefault="002F5FE3" w:rsidP="002F5FE3">
      <w:pPr>
        <w:pStyle w:val="ListParagraph"/>
        <w:numPr>
          <w:ilvl w:val="0"/>
          <w:numId w:val="16"/>
        </w:numPr>
      </w:pPr>
      <w:r w:rsidRPr="002F5FE3">
        <w:t>.NET Framework is best for applications that are tightly integrated with the Windows ecosystem, such as desktop applications, or for maintaining large existing applications that were built with it.</w:t>
      </w:r>
    </w:p>
    <w:p w14:paraId="675CAD41" w14:textId="77777777" w:rsidR="002F5FE3" w:rsidRPr="002F5FE3" w:rsidRDefault="002F5FE3" w:rsidP="002F5FE3">
      <w:pPr>
        <w:pStyle w:val="ListParagraph"/>
        <w:rPr>
          <w:b/>
          <w:bCs/>
        </w:rPr>
      </w:pPr>
      <w:r w:rsidRPr="002F5FE3">
        <w:rPr>
          <w:b/>
          <w:bCs/>
        </w:rPr>
        <w:t>.NET Core:</w:t>
      </w:r>
    </w:p>
    <w:p w14:paraId="696F7CE3" w14:textId="77777777" w:rsidR="002F5FE3" w:rsidRPr="002F5FE3" w:rsidRDefault="002F5FE3" w:rsidP="002F5FE3">
      <w:pPr>
        <w:pStyle w:val="ListParagraph"/>
        <w:numPr>
          <w:ilvl w:val="0"/>
          <w:numId w:val="17"/>
        </w:numPr>
      </w:pPr>
      <w:r w:rsidRPr="002F5FE3">
        <w:t>.NET Core is a cross-platform framework that can run on Windows, Linux, and macOS. This makes it suitable for applications that need to operate across multiple operating systems.</w:t>
      </w:r>
    </w:p>
    <w:p w14:paraId="75170E57" w14:textId="77777777" w:rsidR="002F5FE3" w:rsidRPr="002F5FE3" w:rsidRDefault="002F5FE3" w:rsidP="002F5FE3">
      <w:pPr>
        <w:pStyle w:val="ListParagraph"/>
        <w:numPr>
          <w:ilvl w:val="0"/>
          <w:numId w:val="17"/>
        </w:numPr>
      </w:pPr>
      <w:r w:rsidRPr="002F5FE3">
        <w:t>.NET Core is modular, allowing developers to include only the necessary packages via NuGet. This results in lighter applications that are optimized for performance and resource usage.</w:t>
      </w:r>
    </w:p>
    <w:p w14:paraId="108E25CE" w14:textId="77777777" w:rsidR="002F5FE3" w:rsidRPr="002F5FE3" w:rsidRDefault="002F5FE3" w:rsidP="002F5FE3">
      <w:pPr>
        <w:pStyle w:val="ListParagraph"/>
        <w:numPr>
          <w:ilvl w:val="0"/>
          <w:numId w:val="17"/>
        </w:numPr>
      </w:pPr>
      <w:r w:rsidRPr="002F5FE3">
        <w:t>.NET Core is optimized for high performance and scalability. It includes optimizations such as a smaller memory footprint and faster startup times, making it suitable for microservices and cloud applications.</w:t>
      </w:r>
    </w:p>
    <w:p w14:paraId="384D0F9A" w14:textId="77777777" w:rsidR="002F5FE3" w:rsidRPr="002F5FE3" w:rsidRDefault="002F5FE3" w:rsidP="002F5FE3">
      <w:pPr>
        <w:pStyle w:val="ListParagraph"/>
        <w:numPr>
          <w:ilvl w:val="0"/>
          <w:numId w:val="17"/>
        </w:numPr>
      </w:pPr>
      <w:r w:rsidRPr="002F5FE3">
        <w:t>.NET Core is in development mode, with new features, performance improvements, and enhancements being added regularly.</w:t>
      </w:r>
    </w:p>
    <w:p w14:paraId="7F5C5085" w14:textId="77777777" w:rsidR="002F5FE3" w:rsidRPr="002F5FE3" w:rsidRDefault="002F5FE3" w:rsidP="002F5FE3">
      <w:pPr>
        <w:pStyle w:val="ListParagraph"/>
        <w:numPr>
          <w:ilvl w:val="0"/>
          <w:numId w:val="17"/>
        </w:numPr>
      </w:pPr>
      <w:r w:rsidRPr="002F5FE3">
        <w:t>.NET Core is open source on GitHub and has over 100,000 contributions, and 3,700 companies have already contributed.</w:t>
      </w:r>
    </w:p>
    <w:p w14:paraId="138A0CC2" w14:textId="77777777" w:rsidR="002F5FE3" w:rsidRPr="002F5FE3" w:rsidRDefault="002F5FE3" w:rsidP="002F5FE3">
      <w:pPr>
        <w:pStyle w:val="ListParagraph"/>
        <w:numPr>
          <w:ilvl w:val="0"/>
          <w:numId w:val="17"/>
        </w:numPr>
      </w:pPr>
      <w:r w:rsidRPr="002F5FE3">
        <w:t>.NET Core is ideal for building modern web applications, microservices, and applications that require cross-platform functionality.</w:t>
      </w:r>
    </w:p>
    <w:p w14:paraId="32182D7E" w14:textId="77777777" w:rsidR="002F5FE3" w:rsidRPr="002F5FE3" w:rsidRDefault="002F5FE3" w:rsidP="002F5FE3">
      <w:pPr>
        <w:pStyle w:val="ListParagraph"/>
        <w:rPr>
          <w:b/>
          <w:bCs/>
        </w:rPr>
      </w:pPr>
      <w:r w:rsidRPr="002F5FE3">
        <w:rPr>
          <w:b/>
          <w:bCs/>
        </w:rPr>
        <w:t>Understanding .NET Core (.NET) vs ASP.NET Core:</w:t>
      </w:r>
    </w:p>
    <w:p w14:paraId="64960B65" w14:textId="77777777" w:rsidR="002F5FE3" w:rsidRPr="002F5FE3" w:rsidRDefault="002F5FE3" w:rsidP="002F5FE3">
      <w:pPr>
        <w:pStyle w:val="ListParagraph"/>
      </w:pPr>
      <w:r w:rsidRPr="002F5FE3">
        <w:t>Many people are confused between ASP.NET Core and .NET Core. Please note that ASP.NET Core and .NET Core are not the same. They are different, just like ASP.NET and .NET Framework are different. ASP.NET Core is a fast, lightweight, modular, and open-source framework for creating Web Applications, Mobile Applications, and Web Services that run on Windows, Linux, and macOS. .NET Core is the Runtime Environment on which ASP.NET Core applications run. For a better understanding, please have a look at the following diagram:</w:t>
      </w:r>
    </w:p>
    <w:p w14:paraId="6B400C9D" w14:textId="4523D654" w:rsidR="002F5FE3" w:rsidRPr="002F5FE3" w:rsidRDefault="002F5FE3" w:rsidP="002F5FE3">
      <w:pPr>
        <w:pStyle w:val="ListParagraph"/>
      </w:pPr>
      <w:r>
        <w:rPr>
          <w:noProof/>
        </w:rPr>
        <w:lastRenderedPageBreak/>
        <w:drawing>
          <wp:inline distT="0" distB="0" distL="0" distR="0" wp14:anchorId="3C2B3F35" wp14:editId="4FE60E83">
            <wp:extent cx="6242050" cy="2041290"/>
            <wp:effectExtent l="0" t="0" r="6350" b="0"/>
            <wp:docPr id="1025657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63542" cy="2048318"/>
                    </a:xfrm>
                    <a:prstGeom prst="rect">
                      <a:avLst/>
                    </a:prstGeom>
                    <a:noFill/>
                  </pic:spPr>
                </pic:pic>
              </a:graphicData>
            </a:graphic>
          </wp:inline>
        </w:drawing>
      </w:r>
    </w:p>
    <w:p w14:paraId="1330C498" w14:textId="77777777" w:rsidR="002F5FE3" w:rsidRPr="002F5FE3" w:rsidRDefault="002F5FE3" w:rsidP="002F5FE3">
      <w:pPr>
        <w:pStyle w:val="ListParagraph"/>
        <w:rPr>
          <w:b/>
          <w:bCs/>
        </w:rPr>
      </w:pPr>
      <w:r w:rsidRPr="002F5FE3">
        <w:rPr>
          <w:b/>
          <w:bCs/>
        </w:rPr>
        <w:t>.NET Core (.NET):</w:t>
      </w:r>
    </w:p>
    <w:p w14:paraId="50F2C1E0" w14:textId="77777777" w:rsidR="002F5FE3" w:rsidRPr="002F5FE3" w:rsidRDefault="002F5FE3" w:rsidP="002F5FE3">
      <w:pPr>
        <w:pStyle w:val="ListParagraph"/>
        <w:numPr>
          <w:ilvl w:val="0"/>
          <w:numId w:val="18"/>
        </w:numPr>
      </w:pPr>
      <w:r w:rsidRPr="002F5FE3">
        <w:t>.NET Core (.NET) is the cross-platform software. It provides the Runtime Environment where the ASP.NET Core Web Applications will run.</w:t>
      </w:r>
    </w:p>
    <w:p w14:paraId="0C04933B" w14:textId="77777777" w:rsidR="002F5FE3" w:rsidRPr="002F5FE3" w:rsidRDefault="002F5FE3" w:rsidP="002F5FE3">
      <w:pPr>
        <w:pStyle w:val="ListParagraph"/>
        <w:numPr>
          <w:ilvl w:val="0"/>
          <w:numId w:val="18"/>
        </w:numPr>
      </w:pPr>
      <w:r w:rsidRPr="002F5FE3">
        <w:t>Install .NET Core Runtime to run applications and install .NET Core SDK to build applications.</w:t>
      </w:r>
    </w:p>
    <w:p w14:paraId="269104A5" w14:textId="77777777" w:rsidR="002F5FE3" w:rsidRPr="002F5FE3" w:rsidRDefault="002F5FE3" w:rsidP="002F5FE3">
      <w:pPr>
        <w:pStyle w:val="ListParagraph"/>
        <w:numPr>
          <w:ilvl w:val="0"/>
          <w:numId w:val="18"/>
        </w:numPr>
      </w:pPr>
      <w:r w:rsidRPr="002F5FE3">
        <w:t>.NET 8 is the latest stable version.</w:t>
      </w:r>
    </w:p>
    <w:p w14:paraId="246BE8FD" w14:textId="77777777" w:rsidR="002F5FE3" w:rsidRPr="002F5FE3" w:rsidRDefault="002F5FE3" w:rsidP="002F5FE3">
      <w:pPr>
        <w:pStyle w:val="ListParagraph"/>
        <w:rPr>
          <w:b/>
          <w:bCs/>
        </w:rPr>
      </w:pPr>
      <w:r w:rsidRPr="002F5FE3">
        <w:rPr>
          <w:b/>
          <w:bCs/>
        </w:rPr>
        <w:t>ASP.NET Core:</w:t>
      </w:r>
    </w:p>
    <w:p w14:paraId="5AD5EA7B" w14:textId="77777777" w:rsidR="002F5FE3" w:rsidRPr="002F5FE3" w:rsidRDefault="002F5FE3" w:rsidP="002F5FE3">
      <w:pPr>
        <w:pStyle w:val="ListParagraph"/>
        <w:numPr>
          <w:ilvl w:val="0"/>
          <w:numId w:val="19"/>
        </w:numPr>
      </w:pPr>
      <w:r w:rsidRPr="002F5FE3">
        <w:t>ASP.NET Core is an Open-Source, Cross-Platform Framework using which we can develop different types of Web Applications, such as MVC, Web API, Razor Pages, etc.</w:t>
      </w:r>
    </w:p>
    <w:p w14:paraId="5B914FD7" w14:textId="77777777" w:rsidR="002F5FE3" w:rsidRPr="002F5FE3" w:rsidRDefault="002F5FE3" w:rsidP="002F5FE3">
      <w:pPr>
        <w:pStyle w:val="ListParagraph"/>
        <w:numPr>
          <w:ilvl w:val="0"/>
          <w:numId w:val="19"/>
        </w:numPr>
      </w:pPr>
      <w:r w:rsidRPr="002F5FE3">
        <w:t>If you want to develop and run .NET Core Applications, you need to install the .NET Core SDK, including the .NET Runtime. If you only want to run .NET Core Applications, you need only install the .NET Core Runtime.</w:t>
      </w:r>
    </w:p>
    <w:p w14:paraId="70B0DF2B" w14:textId="77777777" w:rsidR="002F5FE3" w:rsidRPr="002F5FE3" w:rsidRDefault="002F5FE3" w:rsidP="002F5FE3">
      <w:pPr>
        <w:pStyle w:val="ListParagraph"/>
        <w:numPr>
          <w:ilvl w:val="0"/>
          <w:numId w:val="19"/>
        </w:numPr>
      </w:pPr>
      <w:r w:rsidRPr="002F5FE3">
        <w:t>ASP.NET Core 8 is the latest stable version.</w:t>
      </w:r>
    </w:p>
    <w:p w14:paraId="4C6E5C52" w14:textId="77777777" w:rsidR="002F5FE3" w:rsidRPr="002F5FE3" w:rsidRDefault="002F5FE3" w:rsidP="002F5FE3">
      <w:pPr>
        <w:pStyle w:val="ListParagraph"/>
      </w:pPr>
      <w:r w:rsidRPr="002F5FE3">
        <w:rPr>
          <w:b/>
          <w:bCs/>
        </w:rPr>
        <w:t>Note:</w:t>
      </w:r>
      <w:r w:rsidRPr="002F5FE3">
        <w:t> There is no separate versioning for ASP.NET Core; it is the same as the other .NET Core versions.</w:t>
      </w:r>
    </w:p>
    <w:p w14:paraId="40D89E9D" w14:textId="77777777" w:rsidR="002F5FE3" w:rsidRPr="002F5FE3" w:rsidRDefault="002F5FE3" w:rsidP="002F5FE3">
      <w:pPr>
        <w:pStyle w:val="ListParagraph"/>
        <w:rPr>
          <w:b/>
          <w:bCs/>
        </w:rPr>
      </w:pPr>
      <w:r w:rsidRPr="002F5FE3">
        <w:rPr>
          <w:b/>
          <w:bCs/>
        </w:rPr>
        <w:t>.NET Core GitHub Repository:</w:t>
      </w:r>
    </w:p>
    <w:p w14:paraId="5149CB4B" w14:textId="77777777" w:rsidR="002F5FE3" w:rsidRPr="002F5FE3" w:rsidRDefault="002F5FE3" w:rsidP="002F5FE3">
      <w:pPr>
        <w:pStyle w:val="ListParagraph"/>
      </w:pPr>
      <w:r w:rsidRPr="002F5FE3">
        <w:rPr>
          <w:b/>
          <w:bCs/>
        </w:rPr>
        <w:t>Runtime: https://github.com/dotnet/runtime</w:t>
      </w:r>
      <w:r w:rsidRPr="002F5FE3">
        <w:br/>
      </w:r>
      <w:r w:rsidRPr="002F5FE3">
        <w:rPr>
          <w:b/>
          <w:bCs/>
        </w:rPr>
        <w:t>SDK: https://github.com/dotnet/sdk</w:t>
      </w:r>
      <w:r w:rsidRPr="002F5FE3">
        <w:br/>
      </w:r>
      <w:r w:rsidRPr="002F5FE3">
        <w:rPr>
          <w:b/>
          <w:bCs/>
        </w:rPr>
        <w:t>GitHub Repository: https://github.com/dotnet/aspnetcore</w:t>
      </w:r>
    </w:p>
    <w:p w14:paraId="1708E96B" w14:textId="77777777" w:rsidR="002F5FE3" w:rsidRPr="002F5FE3" w:rsidRDefault="002F5FE3" w:rsidP="002F5FE3">
      <w:pPr>
        <w:pStyle w:val="ListParagraph"/>
      </w:pPr>
      <w:r w:rsidRPr="002F5FE3">
        <w:t>In the next article, I will discuss the </w:t>
      </w:r>
      <w:hyperlink r:id="rId9" w:history="1">
        <w:r w:rsidRPr="002F5FE3">
          <w:rPr>
            <w:rStyle w:val="Hyperlink"/>
            <w:b/>
            <w:bCs/>
          </w:rPr>
          <w:t>ASP.NET Core Environment Setup</w:t>
        </w:r>
      </w:hyperlink>
      <w:r w:rsidRPr="002F5FE3">
        <w:t> Required for Developing ASP.NET Core Web Applications using Visual Studio. In this article, I will try to give a brief introduction to the </w:t>
      </w:r>
      <w:r w:rsidRPr="002F5FE3">
        <w:rPr>
          <w:b/>
          <w:bCs/>
        </w:rPr>
        <w:t>ASP.NET Core Framework</w:t>
      </w:r>
      <w:r w:rsidRPr="002F5FE3">
        <w:t>. I hope this Introduction to ASP.NET Core Framework article will help you with your needs. </w:t>
      </w:r>
    </w:p>
    <w:p w14:paraId="47C79DF8" w14:textId="1C08DF7C" w:rsidR="00573ACA" w:rsidRDefault="00573ACA">
      <w:r>
        <w:br w:type="page"/>
      </w:r>
    </w:p>
    <w:p w14:paraId="01253D14" w14:textId="77777777" w:rsidR="00573ACA" w:rsidRPr="00573ACA" w:rsidRDefault="00573ACA" w:rsidP="00573ACA">
      <w:pPr>
        <w:pStyle w:val="ListParagraph"/>
        <w:rPr>
          <w:b/>
          <w:bCs/>
        </w:rPr>
      </w:pPr>
      <w:r w:rsidRPr="00573ACA">
        <w:rPr>
          <w:b/>
          <w:bCs/>
        </w:rPr>
        <w:lastRenderedPageBreak/>
        <w:t>ASP.NET Core Middleware with Examples</w:t>
      </w:r>
    </w:p>
    <w:p w14:paraId="4D667852" w14:textId="77777777" w:rsidR="00573ACA" w:rsidRDefault="00573ACA" w:rsidP="00573ACA">
      <w:pPr>
        <w:pStyle w:val="ListParagraph"/>
      </w:pPr>
    </w:p>
    <w:p w14:paraId="0CA4C69D" w14:textId="0FD3DA32" w:rsidR="00573ACA" w:rsidRPr="00573ACA" w:rsidRDefault="00573ACA" w:rsidP="00573ACA">
      <w:pPr>
        <w:pStyle w:val="ListParagraph"/>
      </w:pPr>
      <w:r w:rsidRPr="00573ACA">
        <w:t>In this article, I will discuss the </w:t>
      </w:r>
      <w:r w:rsidRPr="00573ACA">
        <w:rPr>
          <w:b/>
          <w:bCs/>
        </w:rPr>
        <w:t>ASP.NET Core Middleware Components with Examples</w:t>
      </w:r>
      <w:r w:rsidRPr="00573ACA">
        <w:t>. Please read our previous article discussing the </w:t>
      </w:r>
      <w:hyperlink r:id="rId10" w:tgtFrame="_blank" w:history="1">
        <w:r w:rsidRPr="00573ACA">
          <w:rPr>
            <w:rStyle w:val="Hyperlink"/>
            <w:b/>
            <w:bCs/>
          </w:rPr>
          <w:t>ASP.NET Core AppSettings.json File</w:t>
        </w:r>
      </w:hyperlink>
      <w:r w:rsidRPr="00573ACA">
        <w:t> with Examples. In this article, we will discuss the following concepts related to the ASP.NET Core Middleware Components</w:t>
      </w:r>
      <w:r w:rsidRPr="00573ACA">
        <w:rPr>
          <w:b/>
          <w:bCs/>
        </w:rPr>
        <w:t>.</w:t>
      </w:r>
    </w:p>
    <w:p w14:paraId="28643E2B" w14:textId="77777777" w:rsidR="00573ACA" w:rsidRPr="00573ACA" w:rsidRDefault="00573ACA" w:rsidP="00573ACA">
      <w:pPr>
        <w:pStyle w:val="ListParagraph"/>
        <w:numPr>
          <w:ilvl w:val="0"/>
          <w:numId w:val="20"/>
        </w:numPr>
      </w:pPr>
      <w:r w:rsidRPr="00573ACA">
        <w:rPr>
          <w:b/>
          <w:bCs/>
        </w:rPr>
        <w:t>What are ASP.NET Core Middleware Components?</w:t>
      </w:r>
    </w:p>
    <w:p w14:paraId="28B1C164" w14:textId="77777777" w:rsidR="00573ACA" w:rsidRPr="00573ACA" w:rsidRDefault="00573ACA" w:rsidP="00573ACA">
      <w:pPr>
        <w:pStyle w:val="ListParagraph"/>
        <w:numPr>
          <w:ilvl w:val="0"/>
          <w:numId w:val="20"/>
        </w:numPr>
      </w:pPr>
      <w:r w:rsidRPr="00573ACA">
        <w:rPr>
          <w:b/>
          <w:bCs/>
        </w:rPr>
        <w:t>Where Do We Use Middleware Components in the ASP.NET Core Application?</w:t>
      </w:r>
    </w:p>
    <w:p w14:paraId="4654D948" w14:textId="77777777" w:rsidR="00573ACA" w:rsidRPr="00573ACA" w:rsidRDefault="00573ACA" w:rsidP="00573ACA">
      <w:pPr>
        <w:pStyle w:val="ListParagraph"/>
        <w:numPr>
          <w:ilvl w:val="0"/>
          <w:numId w:val="20"/>
        </w:numPr>
      </w:pPr>
      <w:r w:rsidRPr="00573ACA">
        <w:rPr>
          <w:b/>
          <w:bCs/>
        </w:rPr>
        <w:t>How Do We Configure Middleware Components in .NET Applications?</w:t>
      </w:r>
    </w:p>
    <w:p w14:paraId="402066FA" w14:textId="77777777" w:rsidR="00573ACA" w:rsidRPr="00573ACA" w:rsidRDefault="00573ACA" w:rsidP="00573ACA">
      <w:pPr>
        <w:pStyle w:val="ListParagraph"/>
        <w:numPr>
          <w:ilvl w:val="0"/>
          <w:numId w:val="20"/>
        </w:numPr>
      </w:pPr>
      <w:r w:rsidRPr="00573ACA">
        <w:rPr>
          <w:b/>
          <w:bCs/>
        </w:rPr>
        <w:t>How Does the Middleware Component Works in the ASP.NET Core Application?</w:t>
      </w:r>
    </w:p>
    <w:p w14:paraId="361B4F73" w14:textId="77777777" w:rsidR="00573ACA" w:rsidRPr="00573ACA" w:rsidRDefault="00573ACA" w:rsidP="00573ACA">
      <w:pPr>
        <w:pStyle w:val="ListParagraph"/>
        <w:numPr>
          <w:ilvl w:val="0"/>
          <w:numId w:val="20"/>
        </w:numPr>
      </w:pPr>
      <w:r w:rsidRPr="00573ACA">
        <w:rPr>
          <w:b/>
          <w:bCs/>
        </w:rPr>
        <w:t>What is the Execution Order of Middleware Components in ASP.NET Core?</w:t>
      </w:r>
    </w:p>
    <w:p w14:paraId="50C3C552" w14:textId="77777777" w:rsidR="00573ACA" w:rsidRPr="00573ACA" w:rsidRDefault="00573ACA" w:rsidP="00573ACA">
      <w:pPr>
        <w:pStyle w:val="ListParagraph"/>
        <w:numPr>
          <w:ilvl w:val="0"/>
          <w:numId w:val="20"/>
        </w:numPr>
      </w:pPr>
      <w:r w:rsidRPr="00573ACA">
        <w:rPr>
          <w:b/>
          <w:bCs/>
        </w:rPr>
        <w:t>What are Request Delegates in ASP.NET Core?</w:t>
      </w:r>
    </w:p>
    <w:p w14:paraId="0175ACC4" w14:textId="77777777" w:rsidR="00573ACA" w:rsidRPr="00573ACA" w:rsidRDefault="00573ACA" w:rsidP="00573ACA">
      <w:pPr>
        <w:pStyle w:val="ListParagraph"/>
        <w:numPr>
          <w:ilvl w:val="0"/>
          <w:numId w:val="20"/>
        </w:numPr>
      </w:pPr>
      <w:r w:rsidRPr="00573ACA">
        <w:rPr>
          <w:b/>
          <w:bCs/>
        </w:rPr>
        <w:t>What is the use of the Use and Run Extension Method in ASP.NET Core Web Application?</w:t>
      </w:r>
    </w:p>
    <w:p w14:paraId="1A7183BE" w14:textId="77777777" w:rsidR="00573ACA" w:rsidRPr="00573ACA" w:rsidRDefault="00573ACA" w:rsidP="00573ACA">
      <w:pPr>
        <w:pStyle w:val="ListParagraph"/>
        <w:numPr>
          <w:ilvl w:val="0"/>
          <w:numId w:val="20"/>
        </w:numPr>
      </w:pPr>
      <w:r w:rsidRPr="00573ACA">
        <w:rPr>
          <w:b/>
          <w:bCs/>
        </w:rPr>
        <w:t>What is the Difference Between MapGet and Map Extension Methods in ASP.NET Core?</w:t>
      </w:r>
    </w:p>
    <w:p w14:paraId="0FD7CDC5" w14:textId="77777777" w:rsidR="00573ACA" w:rsidRPr="00573ACA" w:rsidRDefault="00573ACA" w:rsidP="00573ACA">
      <w:pPr>
        <w:pStyle w:val="ListParagraph"/>
        <w:numPr>
          <w:ilvl w:val="0"/>
          <w:numId w:val="20"/>
        </w:numPr>
      </w:pPr>
      <w:r w:rsidRPr="00573ACA">
        <w:rPr>
          <w:b/>
          <w:bCs/>
        </w:rPr>
        <w:t>How Do We Configure Middleware Components Using the Run() Extension Method?</w:t>
      </w:r>
    </w:p>
    <w:p w14:paraId="64FDB0F4" w14:textId="77777777" w:rsidR="00573ACA" w:rsidRPr="00573ACA" w:rsidRDefault="00573ACA" w:rsidP="00573ACA">
      <w:pPr>
        <w:pStyle w:val="ListParagraph"/>
        <w:numPr>
          <w:ilvl w:val="0"/>
          <w:numId w:val="20"/>
        </w:numPr>
      </w:pPr>
      <w:r w:rsidRPr="00573ACA">
        <w:rPr>
          <w:b/>
          <w:bCs/>
        </w:rPr>
        <w:t>Adding Multiple Middleware Components into the Request Processing Pipeline</w:t>
      </w:r>
    </w:p>
    <w:p w14:paraId="737A738A" w14:textId="77777777" w:rsidR="00573ACA" w:rsidRPr="00573ACA" w:rsidRDefault="00573ACA" w:rsidP="00573ACA">
      <w:pPr>
        <w:pStyle w:val="ListParagraph"/>
        <w:numPr>
          <w:ilvl w:val="0"/>
          <w:numId w:val="20"/>
        </w:numPr>
      </w:pPr>
      <w:r w:rsidRPr="00573ACA">
        <w:rPr>
          <w:b/>
          <w:bCs/>
        </w:rPr>
        <w:t>Configuring Middleware Components Using the Use Extension Method</w:t>
      </w:r>
    </w:p>
    <w:p w14:paraId="3BAF770F" w14:textId="77777777" w:rsidR="00573ACA" w:rsidRPr="00573ACA" w:rsidRDefault="00573ACA" w:rsidP="00573ACA">
      <w:pPr>
        <w:pStyle w:val="ListParagraph"/>
        <w:numPr>
          <w:ilvl w:val="0"/>
          <w:numId w:val="20"/>
        </w:numPr>
      </w:pPr>
      <w:r w:rsidRPr="00573ACA">
        <w:rPr>
          <w:b/>
          <w:bCs/>
        </w:rPr>
        <w:t>Can we create a Terminal Middleware Component using the Extension method?</w:t>
      </w:r>
    </w:p>
    <w:p w14:paraId="55775317" w14:textId="77777777" w:rsidR="00573ACA" w:rsidRPr="00573ACA" w:rsidRDefault="00573ACA" w:rsidP="00573ACA">
      <w:pPr>
        <w:pStyle w:val="ListParagraph"/>
        <w:numPr>
          <w:ilvl w:val="0"/>
          <w:numId w:val="20"/>
        </w:numPr>
      </w:pPr>
      <w:r w:rsidRPr="00573ACA">
        <w:rPr>
          <w:b/>
          <w:bCs/>
        </w:rPr>
        <w:t>Differences Between Run, Map, and Use Extension Method in ASP.NET Core</w:t>
      </w:r>
    </w:p>
    <w:p w14:paraId="5DBB6E9F" w14:textId="77777777" w:rsidR="00573ACA" w:rsidRPr="00573ACA" w:rsidRDefault="00573ACA" w:rsidP="00573ACA">
      <w:pPr>
        <w:pStyle w:val="ListParagraph"/>
        <w:rPr>
          <w:b/>
          <w:bCs/>
        </w:rPr>
      </w:pPr>
      <w:r w:rsidRPr="00573ACA">
        <w:rPr>
          <w:b/>
          <w:bCs/>
        </w:rPr>
        <w:t>What are ASP.NET Core Middleware Components?</w:t>
      </w:r>
    </w:p>
    <w:p w14:paraId="220F0677" w14:textId="77777777" w:rsidR="00573ACA" w:rsidRDefault="00573ACA" w:rsidP="00573ACA">
      <w:pPr>
        <w:pStyle w:val="ListParagraph"/>
      </w:pPr>
    </w:p>
    <w:p w14:paraId="7A8FBEB9" w14:textId="6F22B88E" w:rsidR="00573ACA" w:rsidRDefault="00573ACA" w:rsidP="00573ACA">
      <w:pPr>
        <w:pStyle w:val="ListParagraph"/>
      </w:pPr>
      <w:r w:rsidRPr="00573ACA">
        <w:t>ASP.NET Core Middleware Components are the basic building blocks of the Request Processing Pipeline in ASP.NET Core Applications. The pipeline determines how the HTTP Requests and Responses will be processed in the ASP.NET Core Application. Middleware components are used to implement various functionalities like authentication, error handling, routing, and logging.</w:t>
      </w:r>
    </w:p>
    <w:p w14:paraId="1EEA029F" w14:textId="77777777" w:rsidR="001B2BEB" w:rsidRPr="00573ACA" w:rsidRDefault="001B2BEB" w:rsidP="00573ACA">
      <w:pPr>
        <w:pStyle w:val="ListParagraph"/>
      </w:pPr>
    </w:p>
    <w:p w14:paraId="7794ADCC" w14:textId="77777777" w:rsidR="00573ACA" w:rsidRPr="00573ACA" w:rsidRDefault="00573ACA" w:rsidP="00573ACA">
      <w:pPr>
        <w:pStyle w:val="ListParagraph"/>
      </w:pPr>
      <w:r w:rsidRPr="00573ACA">
        <w:t>Middleware components are executed in the order they are added to the pipeline, and each middleware component in the ASP.NET Core Application performs the following tasks.</w:t>
      </w:r>
    </w:p>
    <w:p w14:paraId="1DDC6F36" w14:textId="77777777" w:rsidR="00573ACA" w:rsidRPr="00573ACA" w:rsidRDefault="00573ACA" w:rsidP="00573ACA">
      <w:pPr>
        <w:pStyle w:val="ListParagraph"/>
        <w:numPr>
          <w:ilvl w:val="0"/>
          <w:numId w:val="21"/>
        </w:numPr>
      </w:pPr>
      <w:r w:rsidRPr="00573ACA">
        <w:t>Chooses whether to pass the HTTP Request to the next Middleware component registered in the request processing pipeline. This can be achieved by calling the next() method within the Middleware. In this article, we will discuss how to register the Middleware component and call the next() method.</w:t>
      </w:r>
    </w:p>
    <w:p w14:paraId="2CA32716" w14:textId="77777777" w:rsidR="00573ACA" w:rsidRPr="00573ACA" w:rsidRDefault="00573ACA" w:rsidP="00573ACA">
      <w:pPr>
        <w:pStyle w:val="ListParagraph"/>
        <w:numPr>
          <w:ilvl w:val="0"/>
          <w:numId w:val="21"/>
        </w:numPr>
      </w:pPr>
      <w:r w:rsidRPr="00573ACA">
        <w:t>Can perform certain tasks before and after the next component is invoked in the pipeline.</w:t>
      </w:r>
    </w:p>
    <w:p w14:paraId="0A1F40E0" w14:textId="77777777" w:rsidR="00573ACA" w:rsidRPr="00573ACA" w:rsidRDefault="00573ACA" w:rsidP="00573ACA">
      <w:pPr>
        <w:pStyle w:val="ListParagraph"/>
      </w:pPr>
      <w:r w:rsidRPr="00573ACA">
        <w:rPr>
          <w:b/>
          <w:bCs/>
        </w:rPr>
        <w:t>Note:</w:t>
      </w:r>
      <w:r w:rsidRPr="00573ACA">
        <w:t> In ASP.NET Core, many built-in Middleware components are already available for us to use directly. We can also create our own middleware components per our business requirements. The most important point you need to remember is that a given Middleware component should only have a specific purpose, i.e., a single responsibility.</w:t>
      </w:r>
    </w:p>
    <w:p w14:paraId="314254C3" w14:textId="77777777" w:rsidR="006C51E0" w:rsidRDefault="006C51E0" w:rsidP="00573ACA">
      <w:pPr>
        <w:pStyle w:val="ListParagraph"/>
        <w:rPr>
          <w:b/>
          <w:bCs/>
        </w:rPr>
      </w:pPr>
    </w:p>
    <w:p w14:paraId="6C088898" w14:textId="4E26601F" w:rsidR="00573ACA" w:rsidRPr="00573ACA" w:rsidRDefault="00573ACA" w:rsidP="00573ACA">
      <w:pPr>
        <w:pStyle w:val="ListParagraph"/>
        <w:rPr>
          <w:b/>
          <w:bCs/>
        </w:rPr>
      </w:pPr>
      <w:r w:rsidRPr="00573ACA">
        <w:rPr>
          <w:b/>
          <w:bCs/>
        </w:rPr>
        <w:t>Where Do We Use Middleware Components in the ASP.NET Core Application?</w:t>
      </w:r>
    </w:p>
    <w:p w14:paraId="1E6D2A67" w14:textId="77777777" w:rsidR="00573ACA" w:rsidRPr="00573ACA" w:rsidRDefault="00573ACA" w:rsidP="00573ACA">
      <w:pPr>
        <w:pStyle w:val="ListParagraph"/>
      </w:pPr>
      <w:r w:rsidRPr="00573ACA">
        <w:t>Middleware components are used in the request processing pipeline of an ASP.NET Core application. They handle cross-cutting concerns such as authentication, logging, error handling, routing, and more. Some examples of using Middleware components in the ASP.NET Core application are as follows.</w:t>
      </w:r>
    </w:p>
    <w:p w14:paraId="5D007C92" w14:textId="77777777" w:rsidR="00573ACA" w:rsidRPr="00573ACA" w:rsidRDefault="00573ACA" w:rsidP="00573ACA">
      <w:pPr>
        <w:pStyle w:val="ListParagraph"/>
      </w:pPr>
      <w:r w:rsidRPr="00573ACA">
        <w:lastRenderedPageBreak/>
        <w:t>Advertisements</w:t>
      </w:r>
    </w:p>
    <w:p w14:paraId="76B7CDFE" w14:textId="77777777" w:rsidR="00573ACA" w:rsidRPr="00573ACA" w:rsidRDefault="00573ACA" w:rsidP="00573ACA">
      <w:pPr>
        <w:pStyle w:val="ListParagraph"/>
        <w:numPr>
          <w:ilvl w:val="0"/>
          <w:numId w:val="22"/>
        </w:numPr>
      </w:pPr>
      <w:r w:rsidRPr="00573ACA">
        <w:rPr>
          <w:b/>
          <w:bCs/>
        </w:rPr>
        <w:t>UseAuthentication</w:t>
      </w:r>
      <w:r w:rsidRPr="00573ACA">
        <w:t> adds the authentication middleware to the ASP.NET Core pipeline. This middleware is responsible for validating the credentials provided in requests and setting the user’s context. </w:t>
      </w:r>
    </w:p>
    <w:p w14:paraId="04668B21" w14:textId="77777777" w:rsidR="00573ACA" w:rsidRPr="00573ACA" w:rsidRDefault="00573ACA" w:rsidP="00573ACA">
      <w:pPr>
        <w:pStyle w:val="ListParagraph"/>
        <w:numPr>
          <w:ilvl w:val="0"/>
          <w:numId w:val="22"/>
        </w:numPr>
      </w:pPr>
      <w:r w:rsidRPr="00573ACA">
        <w:rPr>
          <w:b/>
          <w:bCs/>
        </w:rPr>
        <w:t>UseHttpsRedirection</w:t>
      </w:r>
      <w:r w:rsidRPr="00573ACA">
        <w:t> Middleware automatically redirects HTTP requests to HTTPS. This is important for ensuring that all communications between the client and the server are encrypted and secure.</w:t>
      </w:r>
    </w:p>
    <w:p w14:paraId="6CF41C38" w14:textId="77777777" w:rsidR="00573ACA" w:rsidRPr="00573ACA" w:rsidRDefault="00573ACA" w:rsidP="00573ACA">
      <w:pPr>
        <w:pStyle w:val="ListParagraph"/>
        <w:numPr>
          <w:ilvl w:val="0"/>
          <w:numId w:val="22"/>
        </w:numPr>
      </w:pPr>
      <w:r w:rsidRPr="00573ACA">
        <w:rPr>
          <w:b/>
          <w:bCs/>
        </w:rPr>
        <w:t>UseDeveloperExceptionPage</w:t>
      </w:r>
      <w:r w:rsidRPr="00573ACA">
        <w:t> Middleware component provides a detailed error page in the browser during development that shows stack traces, query parameters, cookies, and headers when an exception occurs for easier debugging.</w:t>
      </w:r>
    </w:p>
    <w:p w14:paraId="6BEB8920" w14:textId="77777777" w:rsidR="00573ACA" w:rsidRPr="00573ACA" w:rsidRDefault="00573ACA" w:rsidP="00573ACA">
      <w:pPr>
        <w:pStyle w:val="ListParagraph"/>
        <w:numPr>
          <w:ilvl w:val="0"/>
          <w:numId w:val="22"/>
        </w:numPr>
      </w:pPr>
      <w:r w:rsidRPr="00573ACA">
        <w:rPr>
          <w:b/>
          <w:bCs/>
        </w:rPr>
        <w:t>UseExceptionHandler </w:t>
      </w:r>
      <w:r w:rsidRPr="00573ACA">
        <w:t>Middleware component captures and handles exceptions that occur during the request processing, allowing us to provide custom error-handling logic for production environments</w:t>
      </w:r>
      <w:r w:rsidRPr="00573ACA">
        <w:rPr>
          <w:b/>
          <w:bCs/>
        </w:rPr>
        <w:t>.</w:t>
      </w:r>
      <w:r w:rsidRPr="00573ACA">
        <w:t> It can help manage errors in production environments by redirecting to error pages or returning standard error responses.</w:t>
      </w:r>
    </w:p>
    <w:p w14:paraId="45F88956" w14:textId="77777777" w:rsidR="00573ACA" w:rsidRPr="00573ACA" w:rsidRDefault="00573ACA" w:rsidP="00573ACA">
      <w:pPr>
        <w:pStyle w:val="ListParagraph"/>
        <w:numPr>
          <w:ilvl w:val="0"/>
          <w:numId w:val="22"/>
        </w:numPr>
      </w:pPr>
      <w:r w:rsidRPr="00573ACA">
        <w:rPr>
          <w:b/>
          <w:bCs/>
        </w:rPr>
        <w:t>UseStaticFiles</w:t>
      </w:r>
      <w:r w:rsidRPr="00573ACA">
        <w:t> Middleware enables our application to serve static files, like images, JavaScript, and CSS files. It’s essential for delivering the static content of our web applications directly to clients.</w:t>
      </w:r>
    </w:p>
    <w:p w14:paraId="6AB973B1" w14:textId="77777777" w:rsidR="00573ACA" w:rsidRPr="00573ACA" w:rsidRDefault="00573ACA" w:rsidP="00573ACA">
      <w:pPr>
        <w:pStyle w:val="ListParagraph"/>
        <w:numPr>
          <w:ilvl w:val="0"/>
          <w:numId w:val="22"/>
        </w:numPr>
      </w:pPr>
      <w:r w:rsidRPr="00573ACA">
        <w:rPr>
          <w:b/>
          <w:bCs/>
        </w:rPr>
        <w:t>UseAuthorization</w:t>
      </w:r>
      <w:r w:rsidRPr="00573ACA">
        <w:t> adds authorization middleware to the ASP.NET Core pipeline. It checks whether the authenticated user has permission to access a given resource or endpoint, which is necessary for enforcing security policies in our application.</w:t>
      </w:r>
    </w:p>
    <w:p w14:paraId="67984A21" w14:textId="77777777" w:rsidR="00573ACA" w:rsidRDefault="00573ACA" w:rsidP="00573ACA">
      <w:pPr>
        <w:pStyle w:val="ListParagraph"/>
        <w:numPr>
          <w:ilvl w:val="0"/>
          <w:numId w:val="22"/>
        </w:numPr>
      </w:pPr>
      <w:r w:rsidRPr="00573ACA">
        <w:rPr>
          <w:b/>
          <w:bCs/>
        </w:rPr>
        <w:t>UseRouting</w:t>
      </w:r>
      <w:r w:rsidRPr="00573ACA">
        <w:t> configures the routing middleware, enabling endpoint routing to map incoming requests to the appropriate endpoint handlers based on route patterns defined in the application.</w:t>
      </w:r>
    </w:p>
    <w:p w14:paraId="6F37FDAD" w14:textId="1C015D08" w:rsidR="001B2BEB" w:rsidRPr="00573ACA" w:rsidRDefault="001B2BEB" w:rsidP="001B2BEB">
      <w:r>
        <w:rPr>
          <w:noProof/>
        </w:rPr>
        <w:drawing>
          <wp:inline distT="0" distB="0" distL="0" distR="0" wp14:anchorId="48C185F2" wp14:editId="6B7253AF">
            <wp:extent cx="5715000" cy="3657600"/>
            <wp:effectExtent l="0" t="0" r="0" b="0"/>
            <wp:docPr id="596692157" name="Picture 5" descr="ASP.NET Core Middleware | Microsoft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P.NET Core Middleware | Microsoft Lear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3657600"/>
                    </a:xfrm>
                    <a:prstGeom prst="rect">
                      <a:avLst/>
                    </a:prstGeom>
                    <a:noFill/>
                    <a:ln>
                      <a:noFill/>
                    </a:ln>
                  </pic:spPr>
                </pic:pic>
              </a:graphicData>
            </a:graphic>
          </wp:inline>
        </w:drawing>
      </w:r>
    </w:p>
    <w:p w14:paraId="5860C55B" w14:textId="77777777" w:rsidR="00573ACA" w:rsidRPr="00573ACA" w:rsidRDefault="00573ACA" w:rsidP="00573ACA">
      <w:pPr>
        <w:pStyle w:val="ListParagraph"/>
        <w:rPr>
          <w:b/>
          <w:bCs/>
        </w:rPr>
      </w:pPr>
      <w:r w:rsidRPr="00573ACA">
        <w:rPr>
          <w:b/>
          <w:bCs/>
        </w:rPr>
        <w:t>How Do We Configure Middleware Components in .NET Applications?</w:t>
      </w:r>
    </w:p>
    <w:p w14:paraId="13800715" w14:textId="77777777" w:rsidR="00573ACA" w:rsidRPr="00573ACA" w:rsidRDefault="00573ACA" w:rsidP="00573ACA">
      <w:pPr>
        <w:pStyle w:val="ListParagraph"/>
      </w:pPr>
      <w:r w:rsidRPr="00573ACA">
        <w:t>From the .NET 6, we need to configure the </w:t>
      </w:r>
      <w:r w:rsidRPr="00573ACA">
        <w:rPr>
          <w:b/>
          <w:bCs/>
        </w:rPr>
        <w:t>Middleware Components</w:t>
      </w:r>
      <w:r w:rsidRPr="00573ACA">
        <w:t> within the </w:t>
      </w:r>
      <w:r w:rsidRPr="00573ACA">
        <w:rPr>
          <w:b/>
          <w:bCs/>
        </w:rPr>
        <w:t>Main()</w:t>
      </w:r>
      <w:r w:rsidRPr="00573ACA">
        <w:t> method of the Program class, which is present inside the </w:t>
      </w:r>
      <w:r w:rsidRPr="00573ACA">
        <w:rPr>
          <w:b/>
          <w:bCs/>
        </w:rPr>
        <w:t>Program.cs</w:t>
      </w:r>
      <w:r w:rsidRPr="00573ACA">
        <w:t xml:space="preserve"> class file. As we already </w:t>
      </w:r>
      <w:r w:rsidRPr="00573ACA">
        <w:lastRenderedPageBreak/>
        <w:t>discussed, the application execution will start with the Main method in the ASP.NET Core Web Application. When we create a new ASP.NET Core Empty Web Application, the Program class is created with the Main method by default, as shown in the image below.</w:t>
      </w:r>
    </w:p>
    <w:p w14:paraId="319C6DFF" w14:textId="39449C1C" w:rsidR="00573ACA" w:rsidRPr="00573ACA" w:rsidRDefault="00573ACA" w:rsidP="00573ACA">
      <w:pPr>
        <w:pStyle w:val="ListParagraph"/>
      </w:pPr>
      <w:r>
        <w:rPr>
          <w:noProof/>
        </w:rPr>
        <w:drawing>
          <wp:inline distT="0" distB="0" distL="0" distR="0" wp14:anchorId="7B45D206" wp14:editId="4CEE7D3D">
            <wp:extent cx="5566167" cy="2921000"/>
            <wp:effectExtent l="0" t="0" r="0" b="0"/>
            <wp:docPr id="16283432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1051" cy="2923563"/>
                    </a:xfrm>
                    <a:prstGeom prst="rect">
                      <a:avLst/>
                    </a:prstGeom>
                    <a:noFill/>
                  </pic:spPr>
                </pic:pic>
              </a:graphicData>
            </a:graphic>
          </wp:inline>
        </w:drawing>
      </w:r>
    </w:p>
    <w:p w14:paraId="5934A069" w14:textId="77777777" w:rsidR="00573ACA" w:rsidRPr="00573ACA" w:rsidRDefault="00573ACA" w:rsidP="00573ACA">
      <w:pPr>
        <w:pStyle w:val="ListParagraph"/>
      </w:pPr>
      <w:r w:rsidRPr="00573ACA">
        <w:t>In the above Main method, we have configured two middleware components, MapGet and Run, by default. If you want to configure a middleware component, you need to do so within the </w:t>
      </w:r>
      <w:r w:rsidRPr="00573ACA">
        <w:rPr>
          <w:b/>
          <w:bCs/>
        </w:rPr>
        <w:t>Main()</w:t>
      </w:r>
      <w:r w:rsidRPr="00573ACA">
        <w:t> method of the </w:t>
      </w:r>
      <w:r w:rsidRPr="00573ACA">
        <w:rPr>
          <w:b/>
          <w:bCs/>
        </w:rPr>
        <w:t>Program</w:t>
      </w:r>
      <w:r w:rsidRPr="00573ACA">
        <w:t> class using the </w:t>
      </w:r>
      <w:r w:rsidRPr="00573ACA">
        <w:rPr>
          <w:b/>
          <w:bCs/>
        </w:rPr>
        <w:t>WebApplication</w:t>
      </w:r>
      <w:r w:rsidRPr="00573ACA">
        <w:t> instance.</w:t>
      </w:r>
    </w:p>
    <w:p w14:paraId="52FAAEA4" w14:textId="77777777" w:rsidR="00573ACA" w:rsidRPr="00573ACA" w:rsidRDefault="00573ACA" w:rsidP="00573ACA">
      <w:pPr>
        <w:pStyle w:val="ListParagraph"/>
      </w:pPr>
      <w:r w:rsidRPr="00573ACA">
        <w:t>For a better understanding, please modify the Main Method of the Program class as follows. Here, we have configured a few Middleware Components using the WebApplication instance (using the variable app), such as </w:t>
      </w:r>
      <w:r w:rsidRPr="00573ACA">
        <w:rPr>
          <w:b/>
          <w:bCs/>
        </w:rPr>
        <w:t>UseDeveloperExceptionPage()</w:t>
      </w:r>
      <w:r w:rsidRPr="00573ACA">
        <w:t>, </w:t>
      </w:r>
      <w:r w:rsidRPr="00573ACA">
        <w:rPr>
          <w:b/>
          <w:bCs/>
        </w:rPr>
        <w:t>UseRouting()</w:t>
      </w:r>
      <w:r w:rsidRPr="00573ACA">
        <w:t>, and </w:t>
      </w:r>
      <w:r w:rsidRPr="00573ACA">
        <w:rPr>
          <w:b/>
          <w:bCs/>
        </w:rPr>
        <w:t>MapGet().</w:t>
      </w:r>
    </w:p>
    <w:p w14:paraId="6C64812A" w14:textId="77777777" w:rsidR="00573ACA" w:rsidRPr="00573ACA" w:rsidRDefault="00573ACA" w:rsidP="00573ACA">
      <w:pPr>
        <w:pStyle w:val="ListParagraph"/>
      </w:pPr>
      <w:r w:rsidRPr="00573ACA">
        <w:rPr>
          <w:b/>
          <w:bCs/>
        </w:rPr>
        <w:t xml:space="preserve">namespace </w:t>
      </w:r>
      <w:r w:rsidRPr="00573ACA">
        <w:rPr>
          <w:i/>
          <w:iCs/>
        </w:rPr>
        <w:t>FirstCoreWebApplication</w:t>
      </w:r>
    </w:p>
    <w:p w14:paraId="66BC2217" w14:textId="77777777" w:rsidR="00573ACA" w:rsidRPr="00573ACA" w:rsidRDefault="00573ACA" w:rsidP="00573ACA">
      <w:pPr>
        <w:pStyle w:val="ListParagraph"/>
      </w:pPr>
      <w:r w:rsidRPr="00573ACA">
        <w:rPr>
          <w:b/>
          <w:bCs/>
        </w:rPr>
        <w:t>{</w:t>
      </w:r>
    </w:p>
    <w:p w14:paraId="5A74B3AE" w14:textId="77777777" w:rsidR="00573ACA" w:rsidRPr="00573ACA" w:rsidRDefault="00573ACA" w:rsidP="00573ACA">
      <w:pPr>
        <w:pStyle w:val="ListParagraph"/>
      </w:pPr>
      <w:r w:rsidRPr="00573ACA">
        <w:rPr>
          <w:b/>
          <w:bCs/>
        </w:rPr>
        <w:t>public</w:t>
      </w:r>
      <w:r w:rsidRPr="00573ACA">
        <w:t xml:space="preserve"> </w:t>
      </w:r>
      <w:r w:rsidRPr="00573ACA">
        <w:rPr>
          <w:b/>
          <w:bCs/>
        </w:rPr>
        <w:t>class</w:t>
      </w:r>
      <w:r w:rsidRPr="00573ACA">
        <w:t xml:space="preserve"> Program</w:t>
      </w:r>
    </w:p>
    <w:p w14:paraId="4A1E068F" w14:textId="77777777" w:rsidR="00573ACA" w:rsidRPr="00573ACA" w:rsidRDefault="00573ACA" w:rsidP="00573ACA">
      <w:pPr>
        <w:pStyle w:val="ListParagraph"/>
      </w:pPr>
      <w:r w:rsidRPr="00573ACA">
        <w:rPr>
          <w:b/>
          <w:bCs/>
        </w:rPr>
        <w:t>{</w:t>
      </w:r>
    </w:p>
    <w:p w14:paraId="7CEE6873" w14:textId="77777777" w:rsidR="00573ACA" w:rsidRPr="00573ACA" w:rsidRDefault="00573ACA" w:rsidP="00573ACA">
      <w:pPr>
        <w:pStyle w:val="ListParagraph"/>
      </w:pPr>
      <w:r w:rsidRPr="00573ACA">
        <w:rPr>
          <w:b/>
          <w:bCs/>
        </w:rPr>
        <w:t>public</w:t>
      </w:r>
      <w:r w:rsidRPr="00573ACA">
        <w:t xml:space="preserve"> </w:t>
      </w:r>
      <w:r w:rsidRPr="00573ACA">
        <w:rPr>
          <w:b/>
          <w:bCs/>
        </w:rPr>
        <w:t>static</w:t>
      </w:r>
      <w:r w:rsidRPr="00573ACA">
        <w:t xml:space="preserve"> </w:t>
      </w:r>
      <w:r w:rsidRPr="00573ACA">
        <w:rPr>
          <w:b/>
          <w:bCs/>
        </w:rPr>
        <w:t>void</w:t>
      </w:r>
      <w:r w:rsidRPr="00573ACA">
        <w:t xml:space="preserve"> Main</w:t>
      </w:r>
      <w:r w:rsidRPr="00573ACA">
        <w:rPr>
          <w:b/>
          <w:bCs/>
        </w:rPr>
        <w:t>(string[]</w:t>
      </w:r>
      <w:r w:rsidRPr="00573ACA">
        <w:t xml:space="preserve"> args</w:t>
      </w:r>
      <w:r w:rsidRPr="00573ACA">
        <w:rPr>
          <w:b/>
          <w:bCs/>
        </w:rPr>
        <w:t>)</w:t>
      </w:r>
    </w:p>
    <w:p w14:paraId="6129EF13" w14:textId="77777777" w:rsidR="00573ACA" w:rsidRPr="00573ACA" w:rsidRDefault="00573ACA" w:rsidP="00573ACA">
      <w:pPr>
        <w:pStyle w:val="ListParagraph"/>
      </w:pPr>
      <w:r w:rsidRPr="00573ACA">
        <w:rPr>
          <w:b/>
          <w:bCs/>
        </w:rPr>
        <w:t>{</w:t>
      </w:r>
    </w:p>
    <w:p w14:paraId="20C589F1" w14:textId="77777777" w:rsidR="00573ACA" w:rsidRPr="00573ACA" w:rsidRDefault="00573ACA" w:rsidP="00573ACA">
      <w:pPr>
        <w:pStyle w:val="ListParagraph"/>
      </w:pPr>
      <w:r w:rsidRPr="00573ACA">
        <w:t>// Initializes the configuration for the web application</w:t>
      </w:r>
    </w:p>
    <w:p w14:paraId="55499474" w14:textId="77777777" w:rsidR="00573ACA" w:rsidRPr="00573ACA" w:rsidRDefault="00573ACA" w:rsidP="00573ACA">
      <w:pPr>
        <w:pStyle w:val="ListParagraph"/>
      </w:pPr>
      <w:r w:rsidRPr="00573ACA">
        <w:t>var builder = WebApplication.CreateBuilder</w:t>
      </w:r>
      <w:r w:rsidRPr="00573ACA">
        <w:rPr>
          <w:b/>
          <w:bCs/>
        </w:rPr>
        <w:t>(</w:t>
      </w:r>
      <w:r w:rsidRPr="00573ACA">
        <w:t>args</w:t>
      </w:r>
      <w:r w:rsidRPr="00573ACA">
        <w:rPr>
          <w:b/>
          <w:bCs/>
        </w:rPr>
        <w:t>)</w:t>
      </w:r>
      <w:r w:rsidRPr="00573ACA">
        <w:t>;</w:t>
      </w:r>
    </w:p>
    <w:p w14:paraId="02D0FEEF" w14:textId="77777777" w:rsidR="00573ACA" w:rsidRPr="00573ACA" w:rsidRDefault="00573ACA" w:rsidP="00573ACA">
      <w:pPr>
        <w:pStyle w:val="ListParagraph"/>
      </w:pPr>
      <w:r w:rsidRPr="00573ACA">
        <w:t>// Builds the web application based on the configured settings</w:t>
      </w:r>
    </w:p>
    <w:p w14:paraId="26D0D3AB" w14:textId="77777777" w:rsidR="00573ACA" w:rsidRPr="00573ACA" w:rsidRDefault="00573ACA" w:rsidP="00573ACA">
      <w:pPr>
        <w:pStyle w:val="ListParagraph"/>
      </w:pPr>
      <w:r w:rsidRPr="00573ACA">
        <w:t>var app = builder.Build</w:t>
      </w:r>
      <w:r w:rsidRPr="00573ACA">
        <w:rPr>
          <w:b/>
          <w:bCs/>
        </w:rPr>
        <w:t>()</w:t>
      </w:r>
      <w:r w:rsidRPr="00573ACA">
        <w:t>;</w:t>
      </w:r>
    </w:p>
    <w:p w14:paraId="34550D7B" w14:textId="77777777" w:rsidR="00573ACA" w:rsidRPr="00573ACA" w:rsidRDefault="00573ACA" w:rsidP="00573ACA">
      <w:pPr>
        <w:pStyle w:val="ListParagraph"/>
      </w:pPr>
      <w:r w:rsidRPr="00573ACA">
        <w:t>// Middleware configuration section:</w:t>
      </w:r>
    </w:p>
    <w:p w14:paraId="3DF307AB" w14:textId="77777777" w:rsidR="00573ACA" w:rsidRPr="00573ACA" w:rsidRDefault="00573ACA" w:rsidP="00573ACA">
      <w:pPr>
        <w:pStyle w:val="ListParagraph"/>
      </w:pPr>
      <w:r w:rsidRPr="00573ACA">
        <w:t>// Activates the Developer Exception Page in Development environment to show detailed error messages</w:t>
      </w:r>
    </w:p>
    <w:p w14:paraId="2F79F8C0" w14:textId="77777777" w:rsidR="00573ACA" w:rsidRPr="00573ACA" w:rsidRDefault="00573ACA" w:rsidP="00573ACA">
      <w:pPr>
        <w:pStyle w:val="ListParagraph"/>
      </w:pPr>
      <w:r w:rsidRPr="00573ACA">
        <w:rPr>
          <w:b/>
          <w:bCs/>
        </w:rPr>
        <w:t>if</w:t>
      </w:r>
      <w:r w:rsidRPr="00573ACA">
        <w:t xml:space="preserve"> </w:t>
      </w:r>
      <w:r w:rsidRPr="00573ACA">
        <w:rPr>
          <w:b/>
          <w:bCs/>
        </w:rPr>
        <w:t>(</w:t>
      </w:r>
      <w:r w:rsidRPr="00573ACA">
        <w:t>app.Environment.IsDevelopment</w:t>
      </w:r>
      <w:r w:rsidRPr="00573ACA">
        <w:rPr>
          <w:b/>
          <w:bCs/>
        </w:rPr>
        <w:t>())</w:t>
      </w:r>
    </w:p>
    <w:p w14:paraId="7548981E" w14:textId="77777777" w:rsidR="00573ACA" w:rsidRPr="00573ACA" w:rsidRDefault="00573ACA" w:rsidP="00573ACA">
      <w:pPr>
        <w:pStyle w:val="ListParagraph"/>
      </w:pPr>
      <w:r w:rsidRPr="00573ACA">
        <w:rPr>
          <w:b/>
          <w:bCs/>
        </w:rPr>
        <w:t>{</w:t>
      </w:r>
    </w:p>
    <w:p w14:paraId="7D00A3D7" w14:textId="77777777" w:rsidR="00573ACA" w:rsidRPr="00573ACA" w:rsidRDefault="00573ACA" w:rsidP="00573ACA">
      <w:pPr>
        <w:pStyle w:val="ListParagraph"/>
      </w:pPr>
      <w:r w:rsidRPr="00573ACA">
        <w:t>app.UseDeveloperExceptionPage</w:t>
      </w:r>
      <w:r w:rsidRPr="00573ACA">
        <w:rPr>
          <w:b/>
          <w:bCs/>
        </w:rPr>
        <w:t>()</w:t>
      </w:r>
      <w:r w:rsidRPr="00573ACA">
        <w:t>;</w:t>
      </w:r>
    </w:p>
    <w:p w14:paraId="1C9A7382" w14:textId="77777777" w:rsidR="00573ACA" w:rsidRPr="00573ACA" w:rsidRDefault="00573ACA" w:rsidP="00573ACA">
      <w:pPr>
        <w:pStyle w:val="ListParagraph"/>
      </w:pPr>
      <w:r w:rsidRPr="00573ACA">
        <w:rPr>
          <w:b/>
          <w:bCs/>
        </w:rPr>
        <w:t>}</w:t>
      </w:r>
    </w:p>
    <w:p w14:paraId="6C4DF434" w14:textId="77777777" w:rsidR="00573ACA" w:rsidRPr="00573ACA" w:rsidRDefault="00573ACA" w:rsidP="00573ACA">
      <w:pPr>
        <w:pStyle w:val="ListParagraph"/>
      </w:pPr>
      <w:r w:rsidRPr="00573ACA">
        <w:t>// Adds the routing middleware to the request processing pipeline which is required to use the routing capabilities</w:t>
      </w:r>
    </w:p>
    <w:p w14:paraId="059E4EA7" w14:textId="77777777" w:rsidR="00573ACA" w:rsidRPr="00573ACA" w:rsidRDefault="00573ACA" w:rsidP="00573ACA">
      <w:pPr>
        <w:pStyle w:val="ListParagraph"/>
      </w:pPr>
      <w:r w:rsidRPr="00573ACA">
        <w:t>app.UseRouting</w:t>
      </w:r>
      <w:r w:rsidRPr="00573ACA">
        <w:rPr>
          <w:b/>
          <w:bCs/>
        </w:rPr>
        <w:t>()</w:t>
      </w:r>
      <w:r w:rsidRPr="00573ACA">
        <w:t>;</w:t>
      </w:r>
    </w:p>
    <w:p w14:paraId="253C158A" w14:textId="77777777" w:rsidR="00573ACA" w:rsidRPr="00573ACA" w:rsidRDefault="00573ACA" w:rsidP="00573ACA">
      <w:pPr>
        <w:pStyle w:val="ListParagraph"/>
      </w:pPr>
      <w:r w:rsidRPr="00573ACA">
        <w:t>// Endpoint configuration section:</w:t>
      </w:r>
    </w:p>
    <w:p w14:paraId="0D1323CE" w14:textId="77777777" w:rsidR="00573ACA" w:rsidRPr="00573ACA" w:rsidRDefault="00573ACA" w:rsidP="00573ACA">
      <w:pPr>
        <w:pStyle w:val="ListParagraph"/>
      </w:pPr>
      <w:r w:rsidRPr="00573ACA">
        <w:lastRenderedPageBreak/>
        <w:t>// Maps HTTP GET requests to the root URL "/" to a method returning "Hello World!"</w:t>
      </w:r>
    </w:p>
    <w:p w14:paraId="3251530E" w14:textId="77777777" w:rsidR="00573ACA" w:rsidRPr="00573ACA" w:rsidRDefault="00573ACA" w:rsidP="00573ACA">
      <w:pPr>
        <w:pStyle w:val="ListParagraph"/>
      </w:pPr>
      <w:r w:rsidRPr="00573ACA">
        <w:t>app.MapGet</w:t>
      </w:r>
      <w:r w:rsidRPr="00573ACA">
        <w:rPr>
          <w:b/>
          <w:bCs/>
        </w:rPr>
        <w:t>(</w:t>
      </w:r>
      <w:r w:rsidRPr="00573ACA">
        <w:t xml:space="preserve">"/", </w:t>
      </w:r>
      <w:r w:rsidRPr="00573ACA">
        <w:rPr>
          <w:b/>
          <w:bCs/>
        </w:rPr>
        <w:t>()</w:t>
      </w:r>
      <w:r w:rsidRPr="00573ACA">
        <w:t xml:space="preserve"> =</w:t>
      </w:r>
      <w:r w:rsidRPr="00573ACA">
        <w:rPr>
          <w:b/>
          <w:bCs/>
        </w:rPr>
        <w:t>&gt;</w:t>
      </w:r>
      <w:r w:rsidRPr="00573ACA">
        <w:t xml:space="preserve"> "Hello World!"</w:t>
      </w:r>
      <w:r w:rsidRPr="00573ACA">
        <w:rPr>
          <w:b/>
          <w:bCs/>
        </w:rPr>
        <w:t>)</w:t>
      </w:r>
      <w:r w:rsidRPr="00573ACA">
        <w:t>;</w:t>
      </w:r>
    </w:p>
    <w:p w14:paraId="74EC02EB" w14:textId="77777777" w:rsidR="00573ACA" w:rsidRPr="00573ACA" w:rsidRDefault="00573ACA" w:rsidP="00573ACA">
      <w:pPr>
        <w:pStyle w:val="ListParagraph"/>
      </w:pPr>
      <w:r w:rsidRPr="00573ACA">
        <w:t>// Maps HTTP GET requests to "/greet" URL to a method returning a greeting message</w:t>
      </w:r>
    </w:p>
    <w:p w14:paraId="1D38F27A" w14:textId="77777777" w:rsidR="00573ACA" w:rsidRPr="00573ACA" w:rsidRDefault="00573ACA" w:rsidP="00573ACA">
      <w:pPr>
        <w:pStyle w:val="ListParagraph"/>
      </w:pPr>
      <w:r w:rsidRPr="00573ACA">
        <w:t>app.MapGet</w:t>
      </w:r>
      <w:r w:rsidRPr="00573ACA">
        <w:rPr>
          <w:b/>
          <w:bCs/>
        </w:rPr>
        <w:t>(</w:t>
      </w:r>
      <w:r w:rsidRPr="00573ACA">
        <w:t xml:space="preserve">"/greet", </w:t>
      </w:r>
      <w:r w:rsidRPr="00573ACA">
        <w:rPr>
          <w:b/>
          <w:bCs/>
        </w:rPr>
        <w:t>()</w:t>
      </w:r>
      <w:r w:rsidRPr="00573ACA">
        <w:t xml:space="preserve"> =</w:t>
      </w:r>
      <w:r w:rsidRPr="00573ACA">
        <w:rPr>
          <w:b/>
          <w:bCs/>
        </w:rPr>
        <w:t>&gt;</w:t>
      </w:r>
      <w:r w:rsidRPr="00573ACA">
        <w:t xml:space="preserve"> "Hello from the /greet endpoint!"</w:t>
      </w:r>
      <w:r w:rsidRPr="00573ACA">
        <w:rPr>
          <w:b/>
          <w:bCs/>
        </w:rPr>
        <w:t>)</w:t>
      </w:r>
      <w:r w:rsidRPr="00573ACA">
        <w:t>;</w:t>
      </w:r>
    </w:p>
    <w:p w14:paraId="2CBAE499" w14:textId="77777777" w:rsidR="00573ACA" w:rsidRPr="00573ACA" w:rsidRDefault="00573ACA" w:rsidP="00573ACA">
      <w:pPr>
        <w:pStyle w:val="ListParagraph"/>
      </w:pPr>
      <w:r w:rsidRPr="00573ACA">
        <w:t>// Maps HTTP GET requests to "/greet/{name}" URL to a method that uses a route parameter</w:t>
      </w:r>
    </w:p>
    <w:p w14:paraId="18E096DA" w14:textId="77777777" w:rsidR="00573ACA" w:rsidRPr="00573ACA" w:rsidRDefault="00573ACA" w:rsidP="00573ACA">
      <w:pPr>
        <w:pStyle w:val="ListParagraph"/>
      </w:pPr>
      <w:r w:rsidRPr="00573ACA">
        <w:t>app.MapGet</w:t>
      </w:r>
      <w:r w:rsidRPr="00573ACA">
        <w:rPr>
          <w:b/>
          <w:bCs/>
        </w:rPr>
        <w:t>(</w:t>
      </w:r>
      <w:r w:rsidRPr="00573ACA">
        <w:t xml:space="preserve">"/greet/{name}", </w:t>
      </w:r>
      <w:r w:rsidRPr="00573ACA">
        <w:rPr>
          <w:b/>
          <w:bCs/>
        </w:rPr>
        <w:t>(string</w:t>
      </w:r>
      <w:r w:rsidRPr="00573ACA">
        <w:t xml:space="preserve"> name</w:t>
      </w:r>
      <w:r w:rsidRPr="00573ACA">
        <w:rPr>
          <w:b/>
          <w:bCs/>
        </w:rPr>
        <w:t>)</w:t>
      </w:r>
      <w:r w:rsidRPr="00573ACA">
        <w:t xml:space="preserve"> =</w:t>
      </w:r>
      <w:r w:rsidRPr="00573ACA">
        <w:rPr>
          <w:b/>
          <w:bCs/>
        </w:rPr>
        <w:t>&gt;</w:t>
      </w:r>
      <w:r w:rsidRPr="00573ACA">
        <w:t xml:space="preserve"> $"Hello, {name}!"</w:t>
      </w:r>
      <w:r w:rsidRPr="00573ACA">
        <w:rPr>
          <w:b/>
          <w:bCs/>
        </w:rPr>
        <w:t>)</w:t>
      </w:r>
      <w:r w:rsidRPr="00573ACA">
        <w:t>;</w:t>
      </w:r>
    </w:p>
    <w:p w14:paraId="7B07F7CB" w14:textId="77777777" w:rsidR="00573ACA" w:rsidRPr="00573ACA" w:rsidRDefault="00573ACA" w:rsidP="00573ACA">
      <w:pPr>
        <w:pStyle w:val="ListParagraph"/>
      </w:pPr>
      <w:r w:rsidRPr="00573ACA">
        <w:t>// Starts the web application which begins listening for incoming requests</w:t>
      </w:r>
    </w:p>
    <w:p w14:paraId="7BBA1556" w14:textId="77777777" w:rsidR="00573ACA" w:rsidRPr="00573ACA" w:rsidRDefault="00573ACA" w:rsidP="00573ACA">
      <w:pPr>
        <w:pStyle w:val="ListParagraph"/>
      </w:pPr>
      <w:r w:rsidRPr="00573ACA">
        <w:t>app.Run</w:t>
      </w:r>
      <w:r w:rsidRPr="00573ACA">
        <w:rPr>
          <w:b/>
          <w:bCs/>
        </w:rPr>
        <w:t>()</w:t>
      </w:r>
      <w:r w:rsidRPr="00573ACA">
        <w:t>;</w:t>
      </w:r>
    </w:p>
    <w:p w14:paraId="2CD18858" w14:textId="77777777" w:rsidR="00573ACA" w:rsidRPr="00573ACA" w:rsidRDefault="00573ACA" w:rsidP="00573ACA">
      <w:pPr>
        <w:pStyle w:val="ListParagraph"/>
      </w:pPr>
      <w:r w:rsidRPr="00573ACA">
        <w:rPr>
          <w:b/>
          <w:bCs/>
        </w:rPr>
        <w:t>}</w:t>
      </w:r>
    </w:p>
    <w:p w14:paraId="7D68546F" w14:textId="77777777" w:rsidR="00573ACA" w:rsidRPr="00573ACA" w:rsidRDefault="00573ACA" w:rsidP="00573ACA">
      <w:pPr>
        <w:pStyle w:val="ListParagraph"/>
      </w:pPr>
      <w:r w:rsidRPr="00573ACA">
        <w:rPr>
          <w:b/>
          <w:bCs/>
        </w:rPr>
        <w:t>}</w:t>
      </w:r>
    </w:p>
    <w:p w14:paraId="267C1692" w14:textId="77777777" w:rsidR="00573ACA" w:rsidRPr="00573ACA" w:rsidRDefault="00573ACA" w:rsidP="00573ACA">
      <w:pPr>
        <w:pStyle w:val="ListParagraph"/>
      </w:pPr>
      <w:r w:rsidRPr="00573ACA">
        <w:rPr>
          <w:b/>
          <w:bCs/>
        </w:rPr>
        <w:t>}</w:t>
      </w:r>
    </w:p>
    <w:p w14:paraId="122BB325" w14:textId="77777777" w:rsidR="00573ACA" w:rsidRPr="00573ACA" w:rsidRDefault="00573ACA" w:rsidP="00573ACA">
      <w:pPr>
        <w:pStyle w:val="ListParagraph"/>
      </w:pPr>
      <w:r w:rsidRPr="00573ACA">
        <w:rPr>
          <w:b/>
          <w:bCs/>
        </w:rPr>
        <w:t xml:space="preserve">namespace </w:t>
      </w:r>
      <w:r w:rsidRPr="00573ACA">
        <w:rPr>
          <w:i/>
          <w:iCs/>
        </w:rPr>
        <w:t>FirstCoreWebApplication</w:t>
      </w:r>
    </w:p>
    <w:p w14:paraId="31844C5D" w14:textId="77777777" w:rsidR="00573ACA" w:rsidRPr="00573ACA" w:rsidRDefault="00573ACA" w:rsidP="00573ACA">
      <w:pPr>
        <w:pStyle w:val="ListParagraph"/>
      </w:pPr>
      <w:r w:rsidRPr="00573ACA">
        <w:rPr>
          <w:b/>
          <w:bCs/>
        </w:rPr>
        <w:t>{</w:t>
      </w:r>
    </w:p>
    <w:p w14:paraId="3B724EEC" w14:textId="77777777" w:rsidR="00573ACA" w:rsidRPr="00573ACA" w:rsidRDefault="00573ACA" w:rsidP="00573ACA">
      <w:pPr>
        <w:pStyle w:val="ListParagraph"/>
      </w:pPr>
      <w:r w:rsidRPr="00573ACA">
        <w:rPr>
          <w:b/>
          <w:bCs/>
        </w:rPr>
        <w:t>public</w:t>
      </w:r>
      <w:r w:rsidRPr="00573ACA">
        <w:t xml:space="preserve"> </w:t>
      </w:r>
      <w:r w:rsidRPr="00573ACA">
        <w:rPr>
          <w:b/>
          <w:bCs/>
        </w:rPr>
        <w:t>class</w:t>
      </w:r>
      <w:r w:rsidRPr="00573ACA">
        <w:t xml:space="preserve"> Program</w:t>
      </w:r>
    </w:p>
    <w:p w14:paraId="2B4A83FC" w14:textId="77777777" w:rsidR="00573ACA" w:rsidRPr="00573ACA" w:rsidRDefault="00573ACA" w:rsidP="00573ACA">
      <w:pPr>
        <w:pStyle w:val="ListParagraph"/>
      </w:pPr>
      <w:r w:rsidRPr="00573ACA">
        <w:rPr>
          <w:b/>
          <w:bCs/>
        </w:rPr>
        <w:t>{</w:t>
      </w:r>
    </w:p>
    <w:p w14:paraId="64B622A0" w14:textId="77777777" w:rsidR="00573ACA" w:rsidRPr="00573ACA" w:rsidRDefault="00573ACA" w:rsidP="00573ACA">
      <w:pPr>
        <w:pStyle w:val="ListParagraph"/>
      </w:pPr>
      <w:r w:rsidRPr="00573ACA">
        <w:rPr>
          <w:b/>
          <w:bCs/>
        </w:rPr>
        <w:t>public</w:t>
      </w:r>
      <w:r w:rsidRPr="00573ACA">
        <w:t xml:space="preserve"> </w:t>
      </w:r>
      <w:r w:rsidRPr="00573ACA">
        <w:rPr>
          <w:b/>
          <w:bCs/>
        </w:rPr>
        <w:t>static</w:t>
      </w:r>
      <w:r w:rsidRPr="00573ACA">
        <w:t xml:space="preserve"> </w:t>
      </w:r>
      <w:r w:rsidRPr="00573ACA">
        <w:rPr>
          <w:b/>
          <w:bCs/>
        </w:rPr>
        <w:t>void</w:t>
      </w:r>
      <w:r w:rsidRPr="00573ACA">
        <w:t xml:space="preserve"> Main</w:t>
      </w:r>
      <w:r w:rsidRPr="00573ACA">
        <w:rPr>
          <w:b/>
          <w:bCs/>
        </w:rPr>
        <w:t>(string[]</w:t>
      </w:r>
      <w:r w:rsidRPr="00573ACA">
        <w:t xml:space="preserve"> args</w:t>
      </w:r>
      <w:r w:rsidRPr="00573ACA">
        <w:rPr>
          <w:b/>
          <w:bCs/>
        </w:rPr>
        <w:t>)</w:t>
      </w:r>
    </w:p>
    <w:p w14:paraId="3A5B4A4A" w14:textId="77777777" w:rsidR="00573ACA" w:rsidRPr="00573ACA" w:rsidRDefault="00573ACA" w:rsidP="00573ACA">
      <w:pPr>
        <w:pStyle w:val="ListParagraph"/>
      </w:pPr>
      <w:r w:rsidRPr="00573ACA">
        <w:rPr>
          <w:b/>
          <w:bCs/>
        </w:rPr>
        <w:t>{</w:t>
      </w:r>
    </w:p>
    <w:p w14:paraId="5B3DBD84" w14:textId="77777777" w:rsidR="00573ACA" w:rsidRPr="00573ACA" w:rsidRDefault="00573ACA" w:rsidP="00573ACA">
      <w:pPr>
        <w:pStyle w:val="ListParagraph"/>
      </w:pPr>
      <w:r w:rsidRPr="00573ACA">
        <w:t>// Initializes the configuration for the web application</w:t>
      </w:r>
    </w:p>
    <w:p w14:paraId="6A9C597A" w14:textId="77777777" w:rsidR="00573ACA" w:rsidRPr="00573ACA" w:rsidRDefault="00573ACA" w:rsidP="00573ACA">
      <w:pPr>
        <w:pStyle w:val="ListParagraph"/>
      </w:pPr>
      <w:r w:rsidRPr="00573ACA">
        <w:t>var builder = WebApplication.CreateBuilder</w:t>
      </w:r>
      <w:r w:rsidRPr="00573ACA">
        <w:rPr>
          <w:b/>
          <w:bCs/>
        </w:rPr>
        <w:t>(</w:t>
      </w:r>
      <w:r w:rsidRPr="00573ACA">
        <w:t>args</w:t>
      </w:r>
      <w:r w:rsidRPr="00573ACA">
        <w:rPr>
          <w:b/>
          <w:bCs/>
        </w:rPr>
        <w:t>)</w:t>
      </w:r>
      <w:r w:rsidRPr="00573ACA">
        <w:t>;</w:t>
      </w:r>
    </w:p>
    <w:p w14:paraId="0B218613" w14:textId="77777777" w:rsidR="00573ACA" w:rsidRPr="00573ACA" w:rsidRDefault="00573ACA" w:rsidP="00573ACA">
      <w:pPr>
        <w:pStyle w:val="ListParagraph"/>
      </w:pPr>
      <w:r w:rsidRPr="00573ACA">
        <w:t>// Builds the web application based on the configured settings</w:t>
      </w:r>
    </w:p>
    <w:p w14:paraId="202137D5" w14:textId="77777777" w:rsidR="00573ACA" w:rsidRPr="00573ACA" w:rsidRDefault="00573ACA" w:rsidP="00573ACA">
      <w:pPr>
        <w:pStyle w:val="ListParagraph"/>
      </w:pPr>
      <w:r w:rsidRPr="00573ACA">
        <w:t>var app = builder.Build</w:t>
      </w:r>
      <w:r w:rsidRPr="00573ACA">
        <w:rPr>
          <w:b/>
          <w:bCs/>
        </w:rPr>
        <w:t>()</w:t>
      </w:r>
      <w:r w:rsidRPr="00573ACA">
        <w:t>;</w:t>
      </w:r>
    </w:p>
    <w:p w14:paraId="3567B14F" w14:textId="77777777" w:rsidR="00573ACA" w:rsidRPr="00573ACA" w:rsidRDefault="00573ACA" w:rsidP="00573ACA">
      <w:pPr>
        <w:pStyle w:val="ListParagraph"/>
      </w:pPr>
      <w:r w:rsidRPr="00573ACA">
        <w:t>// Middleware configuration section:</w:t>
      </w:r>
    </w:p>
    <w:p w14:paraId="6609EFC0" w14:textId="77777777" w:rsidR="00573ACA" w:rsidRPr="00573ACA" w:rsidRDefault="00573ACA" w:rsidP="00573ACA">
      <w:pPr>
        <w:pStyle w:val="ListParagraph"/>
      </w:pPr>
      <w:r w:rsidRPr="00573ACA">
        <w:t>// Activates the Developer Exception Page in Development environment to show detailed error messages</w:t>
      </w:r>
    </w:p>
    <w:p w14:paraId="263F809A" w14:textId="77777777" w:rsidR="00573ACA" w:rsidRPr="00573ACA" w:rsidRDefault="00573ACA" w:rsidP="00573ACA">
      <w:pPr>
        <w:pStyle w:val="ListParagraph"/>
      </w:pPr>
      <w:r w:rsidRPr="00573ACA">
        <w:rPr>
          <w:b/>
          <w:bCs/>
        </w:rPr>
        <w:t>if</w:t>
      </w:r>
      <w:r w:rsidRPr="00573ACA">
        <w:t xml:space="preserve"> </w:t>
      </w:r>
      <w:r w:rsidRPr="00573ACA">
        <w:rPr>
          <w:b/>
          <w:bCs/>
        </w:rPr>
        <w:t>(</w:t>
      </w:r>
      <w:r w:rsidRPr="00573ACA">
        <w:t>app.Environment.IsDevelopment</w:t>
      </w:r>
      <w:r w:rsidRPr="00573ACA">
        <w:rPr>
          <w:b/>
          <w:bCs/>
        </w:rPr>
        <w:t>())</w:t>
      </w:r>
    </w:p>
    <w:p w14:paraId="6D356457" w14:textId="77777777" w:rsidR="00573ACA" w:rsidRPr="00573ACA" w:rsidRDefault="00573ACA" w:rsidP="00573ACA">
      <w:pPr>
        <w:pStyle w:val="ListParagraph"/>
      </w:pPr>
      <w:r w:rsidRPr="00573ACA">
        <w:rPr>
          <w:b/>
          <w:bCs/>
        </w:rPr>
        <w:t>{</w:t>
      </w:r>
    </w:p>
    <w:p w14:paraId="345759FD" w14:textId="77777777" w:rsidR="00573ACA" w:rsidRPr="00573ACA" w:rsidRDefault="00573ACA" w:rsidP="00573ACA">
      <w:pPr>
        <w:pStyle w:val="ListParagraph"/>
      </w:pPr>
      <w:r w:rsidRPr="00573ACA">
        <w:t>app.UseDeveloperExceptionPage</w:t>
      </w:r>
      <w:r w:rsidRPr="00573ACA">
        <w:rPr>
          <w:b/>
          <w:bCs/>
        </w:rPr>
        <w:t>()</w:t>
      </w:r>
      <w:r w:rsidRPr="00573ACA">
        <w:t>;</w:t>
      </w:r>
    </w:p>
    <w:p w14:paraId="16240678" w14:textId="77777777" w:rsidR="00573ACA" w:rsidRPr="00573ACA" w:rsidRDefault="00573ACA" w:rsidP="00573ACA">
      <w:pPr>
        <w:pStyle w:val="ListParagraph"/>
      </w:pPr>
      <w:r w:rsidRPr="00573ACA">
        <w:rPr>
          <w:b/>
          <w:bCs/>
        </w:rPr>
        <w:t>}</w:t>
      </w:r>
    </w:p>
    <w:p w14:paraId="7F18EEF9" w14:textId="77777777" w:rsidR="00573ACA" w:rsidRPr="00573ACA" w:rsidRDefault="00573ACA" w:rsidP="00573ACA">
      <w:pPr>
        <w:pStyle w:val="ListParagraph"/>
      </w:pPr>
      <w:r w:rsidRPr="00573ACA">
        <w:t>// Adds the routing middleware to the request processing pipeline which is required to use the routing capabilities</w:t>
      </w:r>
    </w:p>
    <w:p w14:paraId="7A94CE4C" w14:textId="77777777" w:rsidR="00573ACA" w:rsidRPr="00573ACA" w:rsidRDefault="00573ACA" w:rsidP="00573ACA">
      <w:pPr>
        <w:pStyle w:val="ListParagraph"/>
      </w:pPr>
      <w:r w:rsidRPr="00573ACA">
        <w:t>app.UseRouting</w:t>
      </w:r>
      <w:r w:rsidRPr="00573ACA">
        <w:rPr>
          <w:b/>
          <w:bCs/>
        </w:rPr>
        <w:t>()</w:t>
      </w:r>
      <w:r w:rsidRPr="00573ACA">
        <w:t>;</w:t>
      </w:r>
    </w:p>
    <w:p w14:paraId="39BB45F3" w14:textId="77777777" w:rsidR="00573ACA" w:rsidRPr="00573ACA" w:rsidRDefault="00573ACA" w:rsidP="00573ACA">
      <w:pPr>
        <w:pStyle w:val="ListParagraph"/>
      </w:pPr>
      <w:r w:rsidRPr="00573ACA">
        <w:t>// Endpoint configuration section:</w:t>
      </w:r>
    </w:p>
    <w:p w14:paraId="60775D5B" w14:textId="77777777" w:rsidR="00573ACA" w:rsidRPr="00573ACA" w:rsidRDefault="00573ACA" w:rsidP="00573ACA">
      <w:pPr>
        <w:pStyle w:val="ListParagraph"/>
      </w:pPr>
      <w:r w:rsidRPr="00573ACA">
        <w:t>// Maps HTTP GET requests to the root URL "/" to a method returning "Hello World!"</w:t>
      </w:r>
    </w:p>
    <w:p w14:paraId="5E456358" w14:textId="77777777" w:rsidR="00573ACA" w:rsidRPr="00573ACA" w:rsidRDefault="00573ACA" w:rsidP="00573ACA">
      <w:pPr>
        <w:pStyle w:val="ListParagraph"/>
      </w:pPr>
      <w:r w:rsidRPr="00573ACA">
        <w:t>app.MapGet</w:t>
      </w:r>
      <w:r w:rsidRPr="00573ACA">
        <w:rPr>
          <w:b/>
          <w:bCs/>
        </w:rPr>
        <w:t>(</w:t>
      </w:r>
      <w:r w:rsidRPr="00573ACA">
        <w:t xml:space="preserve">"/", </w:t>
      </w:r>
      <w:r w:rsidRPr="00573ACA">
        <w:rPr>
          <w:b/>
          <w:bCs/>
        </w:rPr>
        <w:t>()</w:t>
      </w:r>
      <w:r w:rsidRPr="00573ACA">
        <w:t xml:space="preserve"> =</w:t>
      </w:r>
      <w:r w:rsidRPr="00573ACA">
        <w:rPr>
          <w:b/>
          <w:bCs/>
        </w:rPr>
        <w:t>&gt;</w:t>
      </w:r>
      <w:r w:rsidRPr="00573ACA">
        <w:t xml:space="preserve"> "Hello World!"</w:t>
      </w:r>
      <w:r w:rsidRPr="00573ACA">
        <w:rPr>
          <w:b/>
          <w:bCs/>
        </w:rPr>
        <w:t>)</w:t>
      </w:r>
      <w:r w:rsidRPr="00573ACA">
        <w:t>;</w:t>
      </w:r>
    </w:p>
    <w:p w14:paraId="27010767" w14:textId="77777777" w:rsidR="00573ACA" w:rsidRPr="00573ACA" w:rsidRDefault="00573ACA" w:rsidP="00573ACA">
      <w:pPr>
        <w:pStyle w:val="ListParagraph"/>
      </w:pPr>
      <w:r w:rsidRPr="00573ACA">
        <w:t>// Maps HTTP GET requests to "/greet" URL to a method returning a greeting message</w:t>
      </w:r>
    </w:p>
    <w:p w14:paraId="6D85CB7D" w14:textId="77777777" w:rsidR="00573ACA" w:rsidRPr="00573ACA" w:rsidRDefault="00573ACA" w:rsidP="00573ACA">
      <w:pPr>
        <w:pStyle w:val="ListParagraph"/>
      </w:pPr>
      <w:r w:rsidRPr="00573ACA">
        <w:t>app.MapGet</w:t>
      </w:r>
      <w:r w:rsidRPr="00573ACA">
        <w:rPr>
          <w:b/>
          <w:bCs/>
        </w:rPr>
        <w:t>(</w:t>
      </w:r>
      <w:r w:rsidRPr="00573ACA">
        <w:t xml:space="preserve">"/greet", </w:t>
      </w:r>
      <w:r w:rsidRPr="00573ACA">
        <w:rPr>
          <w:b/>
          <w:bCs/>
        </w:rPr>
        <w:t>()</w:t>
      </w:r>
      <w:r w:rsidRPr="00573ACA">
        <w:t xml:space="preserve"> =</w:t>
      </w:r>
      <w:r w:rsidRPr="00573ACA">
        <w:rPr>
          <w:b/>
          <w:bCs/>
        </w:rPr>
        <w:t>&gt;</w:t>
      </w:r>
      <w:r w:rsidRPr="00573ACA">
        <w:t xml:space="preserve"> "Hello from the /greet endpoint!"</w:t>
      </w:r>
      <w:r w:rsidRPr="00573ACA">
        <w:rPr>
          <w:b/>
          <w:bCs/>
        </w:rPr>
        <w:t>)</w:t>
      </w:r>
      <w:r w:rsidRPr="00573ACA">
        <w:t>;</w:t>
      </w:r>
    </w:p>
    <w:p w14:paraId="40DC68C8" w14:textId="77777777" w:rsidR="00573ACA" w:rsidRPr="00573ACA" w:rsidRDefault="00573ACA" w:rsidP="00573ACA">
      <w:pPr>
        <w:pStyle w:val="ListParagraph"/>
      </w:pPr>
      <w:r w:rsidRPr="00573ACA">
        <w:t>// Maps HTTP GET requests to "/greet/{name}" URL to a method that uses a route parameter</w:t>
      </w:r>
    </w:p>
    <w:p w14:paraId="62AC898F" w14:textId="77777777" w:rsidR="00573ACA" w:rsidRPr="00573ACA" w:rsidRDefault="00573ACA" w:rsidP="00573ACA">
      <w:pPr>
        <w:pStyle w:val="ListParagraph"/>
      </w:pPr>
      <w:r w:rsidRPr="00573ACA">
        <w:t>app.MapGet</w:t>
      </w:r>
      <w:r w:rsidRPr="00573ACA">
        <w:rPr>
          <w:b/>
          <w:bCs/>
        </w:rPr>
        <w:t>(</w:t>
      </w:r>
      <w:r w:rsidRPr="00573ACA">
        <w:t xml:space="preserve">"/greet/{name}", </w:t>
      </w:r>
      <w:r w:rsidRPr="00573ACA">
        <w:rPr>
          <w:b/>
          <w:bCs/>
        </w:rPr>
        <w:t>(string</w:t>
      </w:r>
      <w:r w:rsidRPr="00573ACA">
        <w:t xml:space="preserve"> name</w:t>
      </w:r>
      <w:r w:rsidRPr="00573ACA">
        <w:rPr>
          <w:b/>
          <w:bCs/>
        </w:rPr>
        <w:t>)</w:t>
      </w:r>
      <w:r w:rsidRPr="00573ACA">
        <w:t xml:space="preserve"> =</w:t>
      </w:r>
      <w:r w:rsidRPr="00573ACA">
        <w:rPr>
          <w:b/>
          <w:bCs/>
        </w:rPr>
        <w:t>&gt;</w:t>
      </w:r>
      <w:r w:rsidRPr="00573ACA">
        <w:t xml:space="preserve"> $"Hello, {name}!"</w:t>
      </w:r>
      <w:r w:rsidRPr="00573ACA">
        <w:rPr>
          <w:b/>
          <w:bCs/>
        </w:rPr>
        <w:t>)</w:t>
      </w:r>
      <w:r w:rsidRPr="00573ACA">
        <w:t>;</w:t>
      </w:r>
    </w:p>
    <w:p w14:paraId="1026290A" w14:textId="77777777" w:rsidR="00573ACA" w:rsidRPr="00573ACA" w:rsidRDefault="00573ACA" w:rsidP="00573ACA">
      <w:pPr>
        <w:pStyle w:val="ListParagraph"/>
      </w:pPr>
      <w:r w:rsidRPr="00573ACA">
        <w:t>// Starts the web application which begins listening for incoming requests</w:t>
      </w:r>
    </w:p>
    <w:p w14:paraId="2301224D" w14:textId="77777777" w:rsidR="00573ACA" w:rsidRPr="00573ACA" w:rsidRDefault="00573ACA" w:rsidP="00573ACA">
      <w:pPr>
        <w:pStyle w:val="ListParagraph"/>
      </w:pPr>
      <w:r w:rsidRPr="00573ACA">
        <w:t>app.Run</w:t>
      </w:r>
      <w:r w:rsidRPr="00573ACA">
        <w:rPr>
          <w:b/>
          <w:bCs/>
        </w:rPr>
        <w:t>()</w:t>
      </w:r>
      <w:r w:rsidRPr="00573ACA">
        <w:t>;</w:t>
      </w:r>
    </w:p>
    <w:p w14:paraId="7D8DAA41" w14:textId="77777777" w:rsidR="00573ACA" w:rsidRPr="00573ACA" w:rsidRDefault="00573ACA" w:rsidP="00573ACA">
      <w:pPr>
        <w:pStyle w:val="ListParagraph"/>
      </w:pPr>
      <w:r w:rsidRPr="00573ACA">
        <w:rPr>
          <w:b/>
          <w:bCs/>
        </w:rPr>
        <w:t>}</w:t>
      </w:r>
    </w:p>
    <w:p w14:paraId="3EC967FD" w14:textId="77777777" w:rsidR="00573ACA" w:rsidRPr="00573ACA" w:rsidRDefault="00573ACA" w:rsidP="00573ACA">
      <w:pPr>
        <w:pStyle w:val="ListParagraph"/>
      </w:pPr>
      <w:r w:rsidRPr="00573ACA">
        <w:rPr>
          <w:b/>
          <w:bCs/>
        </w:rPr>
        <w:t>}</w:t>
      </w:r>
    </w:p>
    <w:p w14:paraId="4FA72FCC" w14:textId="77777777" w:rsidR="00573ACA" w:rsidRPr="00573ACA" w:rsidRDefault="00573ACA" w:rsidP="00573ACA">
      <w:pPr>
        <w:pStyle w:val="ListParagraph"/>
      </w:pPr>
      <w:r w:rsidRPr="00573ACA">
        <w:rPr>
          <w:b/>
          <w:bCs/>
        </w:rPr>
        <w:t>}</w:t>
      </w:r>
    </w:p>
    <w:p w14:paraId="5BE18B9C" w14:textId="77777777" w:rsidR="00573ACA" w:rsidRDefault="00573ACA" w:rsidP="00573ACA">
      <w:pPr>
        <w:pStyle w:val="ListParagraph"/>
      </w:pPr>
      <w:r w:rsidRPr="00573ACA">
        <w:lastRenderedPageBreak/>
        <w:t>Before understanding the above Built-in Middleware Components (</w:t>
      </w:r>
      <w:proofErr w:type="gramStart"/>
      <w:r w:rsidRPr="00573ACA">
        <w:rPr>
          <w:b/>
          <w:bCs/>
        </w:rPr>
        <w:t>UseDeveloperExceptionPage(</w:t>
      </w:r>
      <w:proofErr w:type="gramEnd"/>
      <w:r w:rsidRPr="00573ACA">
        <w:rPr>
          <w:b/>
          <w:bCs/>
        </w:rPr>
        <w:t>)</w:t>
      </w:r>
      <w:r w:rsidRPr="00573ACA">
        <w:t>, </w:t>
      </w:r>
      <w:r w:rsidRPr="00573ACA">
        <w:rPr>
          <w:b/>
          <w:bCs/>
        </w:rPr>
        <w:t>UseRouting()</w:t>
      </w:r>
      <w:r w:rsidRPr="00573ACA">
        <w:t>, and </w:t>
      </w:r>
      <w:r w:rsidRPr="00573ACA">
        <w:rPr>
          <w:b/>
          <w:bCs/>
        </w:rPr>
        <w:t>MapGet()</w:t>
      </w:r>
      <w:r w:rsidRPr="00573ACA">
        <w:t>) in ASP.NET Core Applications, let us first understand How Exactly These Middleware Components are Executed and in what order in ASP.NET Core Web Applications.</w:t>
      </w:r>
    </w:p>
    <w:p w14:paraId="507CB3DF" w14:textId="77777777" w:rsidR="0052276F" w:rsidRDefault="0052276F" w:rsidP="00573ACA">
      <w:pPr>
        <w:pStyle w:val="ListParagraph"/>
      </w:pPr>
    </w:p>
    <w:p w14:paraId="281DFC21" w14:textId="77777777" w:rsidR="0052276F" w:rsidRPr="00573ACA" w:rsidRDefault="0052276F" w:rsidP="00573ACA">
      <w:pPr>
        <w:pStyle w:val="ListParagraph"/>
      </w:pPr>
    </w:p>
    <w:p w14:paraId="76B5CC17" w14:textId="77777777" w:rsidR="00573ACA" w:rsidRPr="00573ACA" w:rsidRDefault="00573ACA" w:rsidP="00573ACA">
      <w:pPr>
        <w:pStyle w:val="ListParagraph"/>
        <w:rPr>
          <w:b/>
          <w:bCs/>
        </w:rPr>
      </w:pPr>
      <w:r w:rsidRPr="00573ACA">
        <w:rPr>
          <w:b/>
          <w:bCs/>
        </w:rPr>
        <w:t>How Does the Middleware Component Works in the ASP.NET Core Application?</w:t>
      </w:r>
    </w:p>
    <w:p w14:paraId="37638831" w14:textId="77777777" w:rsidR="00573ACA" w:rsidRPr="00573ACA" w:rsidRDefault="00573ACA" w:rsidP="00573ACA">
      <w:pPr>
        <w:pStyle w:val="ListParagraph"/>
      </w:pPr>
      <w:r w:rsidRPr="00573ACA">
        <w:t>In the ASP.NET Core Web Application, the Middleware Component can access the incoming HTTP Request and outgoing HTTP Response. So, a Middleware Component in ASP.NET Core Web Application can</w:t>
      </w:r>
    </w:p>
    <w:p w14:paraId="006C80C5" w14:textId="77777777" w:rsidR="00573ACA" w:rsidRPr="00573ACA" w:rsidRDefault="00573ACA" w:rsidP="00573ACA">
      <w:pPr>
        <w:pStyle w:val="ListParagraph"/>
        <w:numPr>
          <w:ilvl w:val="0"/>
          <w:numId w:val="23"/>
        </w:numPr>
      </w:pPr>
      <w:r w:rsidRPr="00573ACA">
        <w:t>Handle the incoming HTTP request by generating an HTTP response.</w:t>
      </w:r>
    </w:p>
    <w:p w14:paraId="5D94A52F" w14:textId="77777777" w:rsidR="00573ACA" w:rsidRPr="00573ACA" w:rsidRDefault="00573ACA" w:rsidP="00573ACA">
      <w:pPr>
        <w:pStyle w:val="ListParagraph"/>
        <w:numPr>
          <w:ilvl w:val="0"/>
          <w:numId w:val="23"/>
        </w:numPr>
      </w:pPr>
      <w:r w:rsidRPr="00573ACA">
        <w:t>Process the incoming HTTP request, modify it, and then pass it to the Next Middleware Component that is configured in the Request Processing Pipeline.</w:t>
      </w:r>
    </w:p>
    <w:p w14:paraId="2A91EEF1" w14:textId="77777777" w:rsidR="00573ACA" w:rsidRPr="00573ACA" w:rsidRDefault="00573ACA" w:rsidP="00573ACA">
      <w:pPr>
        <w:pStyle w:val="ListParagraph"/>
        <w:numPr>
          <w:ilvl w:val="0"/>
          <w:numId w:val="23"/>
        </w:numPr>
      </w:pPr>
      <w:r w:rsidRPr="00573ACA">
        <w:t>Process the outgoing HTTP response, modify it, and then pass it on to either the previous middleware component or to the ASP.NET Core Web Server.</w:t>
      </w:r>
    </w:p>
    <w:p w14:paraId="3B8863F3" w14:textId="77777777" w:rsidR="00573ACA" w:rsidRPr="00573ACA" w:rsidRDefault="00573ACA" w:rsidP="00573ACA">
      <w:pPr>
        <w:pStyle w:val="ListParagraph"/>
      </w:pPr>
      <w:r w:rsidRPr="00573ACA">
        <w:t>For better understanding, please have a look at the following diagram, which shows how the middleware components are used in the Request Processing Pipeline of the ASP.NET Core Web Application. As shown in the image below, we have configured 3 Middleware Components to the Application Request Processing Pipeline to handle HTTP Requests and Responses.</w:t>
      </w:r>
    </w:p>
    <w:p w14:paraId="7A6F374B" w14:textId="364B3144" w:rsidR="00573ACA" w:rsidRPr="00573ACA" w:rsidRDefault="00573ACA" w:rsidP="00573ACA">
      <w:pPr>
        <w:pStyle w:val="ListParagraph"/>
      </w:pPr>
    </w:p>
    <w:p w14:paraId="17A9262B" w14:textId="77777777" w:rsidR="00573ACA" w:rsidRPr="00573ACA" w:rsidRDefault="00573ACA" w:rsidP="00573ACA">
      <w:pPr>
        <w:pStyle w:val="ListParagraph"/>
      </w:pPr>
      <w:r w:rsidRPr="00573ACA">
        <w:t>We have a Logging Middleware Component. This component logs the request time and then passes the HTTP Request to the next middleware component, i.e., the Static Files Middleware component in the Request Pipeline, for further processing.</w:t>
      </w:r>
    </w:p>
    <w:p w14:paraId="4F2A0514" w14:textId="77777777" w:rsidR="00573ACA" w:rsidRPr="00573ACA" w:rsidRDefault="00573ACA" w:rsidP="00573ACA">
      <w:pPr>
        <w:pStyle w:val="ListParagraph"/>
      </w:pPr>
      <w:r w:rsidRPr="00573ACA">
        <w:t>As previously discussed, a Middleware Component in an ASP.NET Core Web Application may also handle the HTTP Request by generating an HTTP Response. The Middleware Component may also decide not to call the Next Middleware Component in the Request Processing Pipeline, a concept called </w:t>
      </w:r>
      <w:r w:rsidRPr="00573ACA">
        <w:rPr>
          <w:b/>
          <w:bCs/>
        </w:rPr>
        <w:t>Short-Circuiting</w:t>
      </w:r>
      <w:r w:rsidRPr="00573ACA">
        <w:t> the Request Processing Pipeline.</w:t>
      </w:r>
    </w:p>
    <w:p w14:paraId="1A11B8B8" w14:textId="77777777" w:rsidR="00573ACA" w:rsidRPr="00573ACA" w:rsidRDefault="00573ACA" w:rsidP="00573ACA">
      <w:pPr>
        <w:pStyle w:val="ListParagraph"/>
        <w:rPr>
          <w:rStyle w:val="Hyperlink"/>
        </w:rPr>
      </w:pPr>
      <w:r w:rsidRPr="00573ACA">
        <w:fldChar w:fldCharType="begin"/>
      </w:r>
      <w:r w:rsidRPr="00573ACA">
        <w:instrText>HYPERLINK "https://go.ezodn.com/ads/charity/proxy?p_id=5c4134cd-7791-4646-61b9-9eb0fa4802ab&amp;d_id=118560&amp;imp_id=4642671958688463&amp;c_id=1134&amp;l_id=10016&amp;url=https%3A%2F%2Fjoinourvillage.org%2Fdonate%2F&amp;ffid=1&amp;co=IN"</w:instrText>
      </w:r>
      <w:r w:rsidRPr="00573ACA">
        <w:fldChar w:fldCharType="separate"/>
      </w:r>
    </w:p>
    <w:p w14:paraId="34E82643" w14:textId="7C078D79" w:rsidR="00573ACA" w:rsidRPr="00573ACA" w:rsidRDefault="00573ACA" w:rsidP="00573ACA">
      <w:pPr>
        <w:pStyle w:val="ListParagraph"/>
        <w:rPr>
          <w:rStyle w:val="Hyperlink"/>
        </w:rPr>
      </w:pPr>
      <w:r>
        <w:rPr>
          <w:rStyle w:val="Hyperlink"/>
          <w:noProof/>
        </w:rPr>
        <w:drawing>
          <wp:inline distT="0" distB="0" distL="0" distR="0" wp14:anchorId="654E8649" wp14:editId="4ABBED11">
            <wp:extent cx="6018530" cy="1731173"/>
            <wp:effectExtent l="0" t="0" r="1270" b="2540"/>
            <wp:docPr id="74615256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29124" cy="1734220"/>
                    </a:xfrm>
                    <a:prstGeom prst="rect">
                      <a:avLst/>
                    </a:prstGeom>
                    <a:noFill/>
                  </pic:spPr>
                </pic:pic>
              </a:graphicData>
            </a:graphic>
          </wp:inline>
        </w:drawing>
      </w:r>
    </w:p>
    <w:p w14:paraId="4910B3C1" w14:textId="77777777" w:rsidR="00573ACA" w:rsidRPr="00573ACA" w:rsidRDefault="00573ACA" w:rsidP="00573ACA">
      <w:pPr>
        <w:pStyle w:val="ListParagraph"/>
      </w:pPr>
      <w:r w:rsidRPr="00573ACA">
        <w:fldChar w:fldCharType="end"/>
      </w:r>
    </w:p>
    <w:p w14:paraId="20CCBDAB" w14:textId="77777777" w:rsidR="00573ACA" w:rsidRPr="00573ACA" w:rsidRDefault="00573ACA" w:rsidP="00573ACA">
      <w:pPr>
        <w:pStyle w:val="ListParagraph"/>
      </w:pPr>
      <w:r w:rsidRPr="00573ACA">
        <w:t>For example, we have a Static Files Middleware Component. Suppose the incoming HTTP request comes for some static files such as images, CSS files, JavaScript, etc. In that case, this Static Files Middleware component can handle the request and then Short-Circuiting the Request Processing Pipeline by not calling the Next Middleware Component in the pipeline, i.e., the MVC Middleware Component.</w:t>
      </w:r>
    </w:p>
    <w:p w14:paraId="699518B1" w14:textId="77777777" w:rsidR="00573ACA" w:rsidRPr="00573ACA" w:rsidRDefault="00573ACA" w:rsidP="00573ACA">
      <w:pPr>
        <w:pStyle w:val="ListParagraph"/>
      </w:pPr>
      <w:r w:rsidRPr="00573ACA">
        <w:lastRenderedPageBreak/>
        <w:t>The ASP.NET Core Middleware Components can access the HTTP Request and Response in the pipeline. So, a middleware component can also process the outgoing response. For example, the logging middleware component, in our case, may log the time when the response is sent back to the client.</w:t>
      </w:r>
    </w:p>
    <w:p w14:paraId="17E13AC2" w14:textId="77777777" w:rsidR="00573ACA" w:rsidRPr="00573ACA" w:rsidRDefault="00573ACA" w:rsidP="00573ACA">
      <w:pPr>
        <w:pStyle w:val="ListParagraph"/>
        <w:rPr>
          <w:b/>
          <w:bCs/>
        </w:rPr>
      </w:pPr>
      <w:r w:rsidRPr="00573ACA">
        <w:rPr>
          <w:b/>
          <w:bCs/>
        </w:rPr>
        <w:t>What is the Execution Order of Middleware Components in ASP.NET Core?</w:t>
      </w:r>
    </w:p>
    <w:p w14:paraId="3697F301" w14:textId="77777777" w:rsidR="00573ACA" w:rsidRPr="00573ACA" w:rsidRDefault="00573ACA" w:rsidP="00573ACA">
      <w:pPr>
        <w:pStyle w:val="ListParagraph"/>
      </w:pPr>
      <w:r w:rsidRPr="00573ACA">
        <w:t>It is very important to understand the execution order of Middleware Components in ASP.NET Core Web Applications. These components are executed in the same order as they are added to the Request Processing Pipeline for incoming requests and in reverse order for outgoing responses. So, we need to take proper care when adding the Middleware Components to the Request Processing Pipeline. If we add them in the wrong order, then we might get unexpected behavior.</w:t>
      </w:r>
    </w:p>
    <w:p w14:paraId="7E522E9F" w14:textId="77777777" w:rsidR="00573ACA" w:rsidRPr="00573ACA" w:rsidRDefault="00573ACA" w:rsidP="00573ACA">
      <w:pPr>
        <w:pStyle w:val="ListParagraph"/>
      </w:pPr>
      <w:r w:rsidRPr="00573ACA">
        <w:t>The following diagram shows the complete request processing pipeline for ASP.NET Core MVC and Razor Pages apps. You have full control over reordering existing middleware or injecting new custom middleware as necessary for your scenarios.</w:t>
      </w:r>
    </w:p>
    <w:p w14:paraId="31D391FC" w14:textId="53B44FF3" w:rsidR="00573ACA" w:rsidRPr="00573ACA" w:rsidRDefault="00573ACA" w:rsidP="00573ACA">
      <w:pPr>
        <w:pStyle w:val="ListParagraph"/>
      </w:pPr>
      <w:r>
        <w:rPr>
          <w:noProof/>
        </w:rPr>
        <w:drawing>
          <wp:inline distT="0" distB="0" distL="0" distR="0" wp14:anchorId="38BCEDD2" wp14:editId="48F1F6BE">
            <wp:extent cx="6028055" cy="3376146"/>
            <wp:effectExtent l="0" t="0" r="0" b="0"/>
            <wp:docPr id="113693425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38148" cy="3381799"/>
                    </a:xfrm>
                    <a:prstGeom prst="rect">
                      <a:avLst/>
                    </a:prstGeom>
                    <a:noFill/>
                  </pic:spPr>
                </pic:pic>
              </a:graphicData>
            </a:graphic>
          </wp:inline>
        </w:drawing>
      </w:r>
    </w:p>
    <w:p w14:paraId="1C942CB7" w14:textId="77777777" w:rsidR="00573ACA" w:rsidRPr="00573ACA" w:rsidRDefault="00573ACA" w:rsidP="00573ACA">
      <w:pPr>
        <w:pStyle w:val="ListParagraph"/>
      </w:pPr>
      <w:r w:rsidRPr="00573ACA">
        <w:t>The order in which middleware components are added to the Program.cs file defines the order in which the middleware components are invoked on requests and the reverse order for the response. The order is critical for security, performance, and functionality.</w:t>
      </w:r>
    </w:p>
    <w:p w14:paraId="7B843CD9" w14:textId="77777777" w:rsidR="00573ACA" w:rsidRPr="00573ACA" w:rsidRDefault="00573ACA" w:rsidP="00573ACA">
      <w:pPr>
        <w:pStyle w:val="ListParagraph"/>
        <w:rPr>
          <w:b/>
          <w:bCs/>
        </w:rPr>
      </w:pPr>
      <w:r w:rsidRPr="00573ACA">
        <w:rPr>
          <w:b/>
          <w:bCs/>
        </w:rPr>
        <w:t>What are Request Delegates in ASP.NET Core?</w:t>
      </w:r>
    </w:p>
    <w:p w14:paraId="1B1F3EE7" w14:textId="77777777" w:rsidR="00573ACA" w:rsidRPr="00573ACA" w:rsidRDefault="00573ACA" w:rsidP="00573ACA">
      <w:pPr>
        <w:pStyle w:val="ListParagraph"/>
      </w:pPr>
      <w:r w:rsidRPr="00573ACA">
        <w:t>In ASP.NET Core, Request Delegates are used to build the Request Processing Pipeline, i.e., to handle each incoming HTTP request. You can configure the Request Delegates using the Run, Map, and Use Extension Methods.</w:t>
      </w:r>
    </w:p>
    <w:p w14:paraId="18BCF751" w14:textId="77777777" w:rsidR="00573ACA" w:rsidRPr="00573ACA" w:rsidRDefault="00573ACA" w:rsidP="00573ACA">
      <w:pPr>
        <w:pStyle w:val="ListParagraph"/>
      </w:pPr>
      <w:r w:rsidRPr="00573ACA">
        <w:t>You can specify a Request Delegate using an in-line anonymous method (called in-line middleware) or specify the Request Delegates using a reusable method (named method). These reusable methods and in-line anonymous methods are called Middleware Components. Each Middleware Component in the Request Processing Pipeline is responsible for invoking the Next Middleware Component in the Pipeline or Short-Circuiting the Pipeline by not calling the Next Middleware Component.</w:t>
      </w:r>
    </w:p>
    <w:p w14:paraId="24689846" w14:textId="77777777" w:rsidR="00573ACA" w:rsidRPr="00573ACA" w:rsidRDefault="00573ACA" w:rsidP="00573ACA">
      <w:pPr>
        <w:pStyle w:val="ListParagraph"/>
        <w:rPr>
          <w:b/>
          <w:bCs/>
        </w:rPr>
      </w:pPr>
      <w:r w:rsidRPr="00573ACA">
        <w:rPr>
          <w:b/>
          <w:bCs/>
        </w:rPr>
        <w:t>What is the use of the Use and Run Extension Method in ASP.NET Core Web Application?</w:t>
      </w:r>
    </w:p>
    <w:p w14:paraId="5BA67199" w14:textId="77777777" w:rsidR="00573ACA" w:rsidRPr="00573ACA" w:rsidRDefault="00573ACA" w:rsidP="00573ACA">
      <w:pPr>
        <w:pStyle w:val="ListParagraph"/>
      </w:pPr>
      <w:r w:rsidRPr="00573ACA">
        <w:lastRenderedPageBreak/>
        <w:t>In the ASP.NET Core Web Application, we can use the “</w:t>
      </w:r>
      <w:r w:rsidRPr="00573ACA">
        <w:rPr>
          <w:b/>
          <w:bCs/>
        </w:rPr>
        <w:t>Use</w:t>
      </w:r>
      <w:r w:rsidRPr="00573ACA">
        <w:t>” and “</w:t>
      </w:r>
      <w:r w:rsidRPr="00573ACA">
        <w:rPr>
          <w:b/>
          <w:bCs/>
        </w:rPr>
        <w:t>Run</w:t>
      </w:r>
      <w:r w:rsidRPr="00573ACA">
        <w:t>” Extension Methods to register the Inline Middleware Component. The “</w:t>
      </w:r>
      <w:r w:rsidRPr="00573ACA">
        <w:rPr>
          <w:b/>
          <w:bCs/>
        </w:rPr>
        <w:t>Run</w:t>
      </w:r>
      <w:r w:rsidRPr="00573ACA">
        <w:t>” extension method allows us to add the terminating middleware (the middleware that will not call the Next Middleware Components in the Request Processing Pipeline). On the other hand, the “Use” extension method allows us to add the middleware components that are called the next middleware component in the request processing pipeline.</w:t>
      </w:r>
    </w:p>
    <w:p w14:paraId="1B60CEF4" w14:textId="77777777" w:rsidR="00573ACA" w:rsidRPr="00573ACA" w:rsidRDefault="00573ACA" w:rsidP="00573ACA">
      <w:pPr>
        <w:pStyle w:val="ListParagraph"/>
      </w:pPr>
      <w:r w:rsidRPr="00573ACA">
        <w:t>If you observe the Main method of the Program class, using the </w:t>
      </w:r>
      <w:r w:rsidRPr="00573ACA">
        <w:rPr>
          <w:b/>
          <w:bCs/>
        </w:rPr>
        <w:t>WebApplication</w:t>
      </w:r>
      <w:r w:rsidRPr="00573ACA">
        <w:t> instance (</w:t>
      </w:r>
      <w:r w:rsidRPr="00573ACA">
        <w:rPr>
          <w:b/>
          <w:bCs/>
        </w:rPr>
        <w:t>app</w:t>
      </w:r>
      <w:r w:rsidRPr="00573ACA">
        <w:t>) along with the extension methods such as </w:t>
      </w:r>
      <w:r w:rsidRPr="00573ACA">
        <w:rPr>
          <w:b/>
          <w:bCs/>
        </w:rPr>
        <w:t>Use and Run</w:t>
      </w:r>
      <w:r w:rsidRPr="00573ACA">
        <w:t>, we configure the Middleware Components.</w:t>
      </w:r>
    </w:p>
    <w:p w14:paraId="6BF02E58" w14:textId="77777777" w:rsidR="00573ACA" w:rsidRPr="00573ACA" w:rsidRDefault="00573ACA" w:rsidP="00573ACA">
      <w:pPr>
        <w:pStyle w:val="ListParagraph"/>
      </w:pPr>
      <w:r w:rsidRPr="00573ACA">
        <w:t>If you further look at the Main method, then you will also see that using the MapGet extension method, we have specified multiple URL patterns like “/”,”/ greet”,”/ greet/{name} “. So, based on the URL pattern, the corresponding middleware component will be executed.</w:t>
      </w:r>
    </w:p>
    <w:p w14:paraId="782EDFA6" w14:textId="3AC87DC2" w:rsidR="00573ACA" w:rsidRPr="00573ACA" w:rsidRDefault="00573ACA" w:rsidP="00573ACA">
      <w:pPr>
        <w:pStyle w:val="ListParagraph"/>
      </w:pPr>
      <w:r>
        <w:rPr>
          <w:noProof/>
        </w:rPr>
        <w:drawing>
          <wp:inline distT="0" distB="0" distL="0" distR="0" wp14:anchorId="318D8A15" wp14:editId="7B6BD3D0">
            <wp:extent cx="6299200" cy="1556345"/>
            <wp:effectExtent l="0" t="0" r="6350" b="6350"/>
            <wp:docPr id="48910820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7349" cy="1565771"/>
                    </a:xfrm>
                    <a:prstGeom prst="rect">
                      <a:avLst/>
                    </a:prstGeom>
                    <a:noFill/>
                  </pic:spPr>
                </pic:pic>
              </a:graphicData>
            </a:graphic>
          </wp:inline>
        </w:drawing>
      </w:r>
    </w:p>
    <w:p w14:paraId="3946E2E9" w14:textId="77777777" w:rsidR="00573ACA" w:rsidRPr="00573ACA" w:rsidRDefault="00573ACA" w:rsidP="00573ACA">
      <w:pPr>
        <w:pStyle w:val="ListParagraph"/>
      </w:pPr>
      <w:r w:rsidRPr="00573ACA">
        <w:t>Instead of MapGet, we can also use the Map extension method, as shown below.</w:t>
      </w:r>
    </w:p>
    <w:p w14:paraId="6F7BC501" w14:textId="77777777" w:rsidR="00573ACA" w:rsidRPr="00573ACA" w:rsidRDefault="00573ACA" w:rsidP="00573ACA">
      <w:pPr>
        <w:pStyle w:val="ListParagraph"/>
      </w:pPr>
      <w:r w:rsidRPr="00573ACA">
        <w:rPr>
          <w:b/>
          <w:bCs/>
        </w:rPr>
        <w:t xml:space="preserve">namespace </w:t>
      </w:r>
      <w:r w:rsidRPr="00573ACA">
        <w:rPr>
          <w:i/>
          <w:iCs/>
        </w:rPr>
        <w:t>FirstCoreWebApplication</w:t>
      </w:r>
    </w:p>
    <w:p w14:paraId="7A41B8B0" w14:textId="77777777" w:rsidR="00573ACA" w:rsidRPr="00573ACA" w:rsidRDefault="00573ACA" w:rsidP="00573ACA">
      <w:pPr>
        <w:pStyle w:val="ListParagraph"/>
      </w:pPr>
      <w:r w:rsidRPr="00573ACA">
        <w:rPr>
          <w:b/>
          <w:bCs/>
        </w:rPr>
        <w:t>{</w:t>
      </w:r>
    </w:p>
    <w:p w14:paraId="4657258F" w14:textId="77777777" w:rsidR="00573ACA" w:rsidRPr="00573ACA" w:rsidRDefault="00573ACA" w:rsidP="00573ACA">
      <w:pPr>
        <w:pStyle w:val="ListParagraph"/>
      </w:pPr>
      <w:r w:rsidRPr="00573ACA">
        <w:rPr>
          <w:b/>
          <w:bCs/>
        </w:rPr>
        <w:t>public</w:t>
      </w:r>
      <w:r w:rsidRPr="00573ACA">
        <w:t xml:space="preserve"> </w:t>
      </w:r>
      <w:r w:rsidRPr="00573ACA">
        <w:rPr>
          <w:b/>
          <w:bCs/>
        </w:rPr>
        <w:t>class</w:t>
      </w:r>
      <w:r w:rsidRPr="00573ACA">
        <w:t xml:space="preserve"> Program</w:t>
      </w:r>
    </w:p>
    <w:p w14:paraId="1848AEE7" w14:textId="77777777" w:rsidR="00573ACA" w:rsidRPr="00573ACA" w:rsidRDefault="00573ACA" w:rsidP="00573ACA">
      <w:pPr>
        <w:pStyle w:val="ListParagraph"/>
      </w:pPr>
      <w:r w:rsidRPr="00573ACA">
        <w:rPr>
          <w:b/>
          <w:bCs/>
        </w:rPr>
        <w:t>{</w:t>
      </w:r>
    </w:p>
    <w:p w14:paraId="376A8020" w14:textId="77777777" w:rsidR="00573ACA" w:rsidRPr="00573ACA" w:rsidRDefault="00573ACA" w:rsidP="00573ACA">
      <w:pPr>
        <w:pStyle w:val="ListParagraph"/>
      </w:pPr>
      <w:r w:rsidRPr="00573ACA">
        <w:rPr>
          <w:b/>
          <w:bCs/>
        </w:rPr>
        <w:t>public</w:t>
      </w:r>
      <w:r w:rsidRPr="00573ACA">
        <w:t xml:space="preserve"> </w:t>
      </w:r>
      <w:r w:rsidRPr="00573ACA">
        <w:rPr>
          <w:b/>
          <w:bCs/>
        </w:rPr>
        <w:t>static</w:t>
      </w:r>
      <w:r w:rsidRPr="00573ACA">
        <w:t xml:space="preserve"> </w:t>
      </w:r>
      <w:r w:rsidRPr="00573ACA">
        <w:rPr>
          <w:b/>
          <w:bCs/>
        </w:rPr>
        <w:t>void</w:t>
      </w:r>
      <w:r w:rsidRPr="00573ACA">
        <w:t xml:space="preserve"> Main</w:t>
      </w:r>
      <w:r w:rsidRPr="00573ACA">
        <w:rPr>
          <w:b/>
          <w:bCs/>
        </w:rPr>
        <w:t>(string[]</w:t>
      </w:r>
      <w:r w:rsidRPr="00573ACA">
        <w:t xml:space="preserve"> args</w:t>
      </w:r>
      <w:r w:rsidRPr="00573ACA">
        <w:rPr>
          <w:b/>
          <w:bCs/>
        </w:rPr>
        <w:t>)</w:t>
      </w:r>
    </w:p>
    <w:p w14:paraId="0BC22BE9" w14:textId="77777777" w:rsidR="00573ACA" w:rsidRPr="00573ACA" w:rsidRDefault="00573ACA" w:rsidP="00573ACA">
      <w:pPr>
        <w:pStyle w:val="ListParagraph"/>
      </w:pPr>
      <w:r w:rsidRPr="00573ACA">
        <w:rPr>
          <w:b/>
          <w:bCs/>
        </w:rPr>
        <w:t>{</w:t>
      </w:r>
    </w:p>
    <w:p w14:paraId="331B4CC8" w14:textId="77777777" w:rsidR="00573ACA" w:rsidRPr="00573ACA" w:rsidRDefault="00573ACA" w:rsidP="00573ACA">
      <w:pPr>
        <w:pStyle w:val="ListParagraph"/>
      </w:pPr>
      <w:r w:rsidRPr="00573ACA">
        <w:t>// Initializes the configuration for the web application</w:t>
      </w:r>
    </w:p>
    <w:p w14:paraId="395D64E8" w14:textId="77777777" w:rsidR="00573ACA" w:rsidRPr="00573ACA" w:rsidRDefault="00573ACA" w:rsidP="00573ACA">
      <w:pPr>
        <w:pStyle w:val="ListParagraph"/>
      </w:pPr>
      <w:r w:rsidRPr="00573ACA">
        <w:t>var builder = WebApplication.CreateBuilder</w:t>
      </w:r>
      <w:r w:rsidRPr="00573ACA">
        <w:rPr>
          <w:b/>
          <w:bCs/>
        </w:rPr>
        <w:t>(</w:t>
      </w:r>
      <w:r w:rsidRPr="00573ACA">
        <w:t>args</w:t>
      </w:r>
      <w:r w:rsidRPr="00573ACA">
        <w:rPr>
          <w:b/>
          <w:bCs/>
        </w:rPr>
        <w:t>)</w:t>
      </w:r>
      <w:r w:rsidRPr="00573ACA">
        <w:t>;</w:t>
      </w:r>
    </w:p>
    <w:p w14:paraId="4EF4E05D" w14:textId="77777777" w:rsidR="00573ACA" w:rsidRPr="00573ACA" w:rsidRDefault="00573ACA" w:rsidP="00573ACA">
      <w:pPr>
        <w:pStyle w:val="ListParagraph"/>
      </w:pPr>
      <w:r w:rsidRPr="00573ACA">
        <w:t>// Builds the web application based on the configured settings</w:t>
      </w:r>
    </w:p>
    <w:p w14:paraId="23501F96" w14:textId="77777777" w:rsidR="00573ACA" w:rsidRPr="00573ACA" w:rsidRDefault="00573ACA" w:rsidP="00573ACA">
      <w:pPr>
        <w:pStyle w:val="ListParagraph"/>
      </w:pPr>
      <w:r w:rsidRPr="00573ACA">
        <w:t>var app = builder.Build</w:t>
      </w:r>
      <w:r w:rsidRPr="00573ACA">
        <w:rPr>
          <w:b/>
          <w:bCs/>
        </w:rPr>
        <w:t>()</w:t>
      </w:r>
      <w:r w:rsidRPr="00573ACA">
        <w:t>;</w:t>
      </w:r>
    </w:p>
    <w:p w14:paraId="53D88220" w14:textId="77777777" w:rsidR="00573ACA" w:rsidRPr="00573ACA" w:rsidRDefault="00573ACA" w:rsidP="00573ACA">
      <w:pPr>
        <w:pStyle w:val="ListParagraph"/>
      </w:pPr>
      <w:r w:rsidRPr="00573ACA">
        <w:t>// Middleware configuration section:</w:t>
      </w:r>
    </w:p>
    <w:p w14:paraId="3404EE27" w14:textId="77777777" w:rsidR="00573ACA" w:rsidRPr="00573ACA" w:rsidRDefault="00573ACA" w:rsidP="00573ACA">
      <w:pPr>
        <w:pStyle w:val="ListParagraph"/>
      </w:pPr>
      <w:r w:rsidRPr="00573ACA">
        <w:t>// Activates the Developer Exception Page in Development environment to show detailed error messages</w:t>
      </w:r>
    </w:p>
    <w:p w14:paraId="3C31108E" w14:textId="77777777" w:rsidR="00573ACA" w:rsidRPr="00573ACA" w:rsidRDefault="00573ACA" w:rsidP="00573ACA">
      <w:pPr>
        <w:pStyle w:val="ListParagraph"/>
      </w:pPr>
      <w:r w:rsidRPr="00573ACA">
        <w:rPr>
          <w:b/>
          <w:bCs/>
        </w:rPr>
        <w:t>if</w:t>
      </w:r>
      <w:r w:rsidRPr="00573ACA">
        <w:t xml:space="preserve"> </w:t>
      </w:r>
      <w:r w:rsidRPr="00573ACA">
        <w:rPr>
          <w:b/>
          <w:bCs/>
        </w:rPr>
        <w:t>(</w:t>
      </w:r>
      <w:r w:rsidRPr="00573ACA">
        <w:t>app.Environment.IsDevelopment</w:t>
      </w:r>
      <w:r w:rsidRPr="00573ACA">
        <w:rPr>
          <w:b/>
          <w:bCs/>
        </w:rPr>
        <w:t>())</w:t>
      </w:r>
    </w:p>
    <w:p w14:paraId="4154EEE1" w14:textId="77777777" w:rsidR="00573ACA" w:rsidRPr="00573ACA" w:rsidRDefault="00573ACA" w:rsidP="00573ACA">
      <w:pPr>
        <w:pStyle w:val="ListParagraph"/>
      </w:pPr>
      <w:r w:rsidRPr="00573ACA">
        <w:rPr>
          <w:b/>
          <w:bCs/>
        </w:rPr>
        <w:t>{</w:t>
      </w:r>
    </w:p>
    <w:p w14:paraId="725CF8AA" w14:textId="77777777" w:rsidR="00573ACA" w:rsidRPr="00573ACA" w:rsidRDefault="00573ACA" w:rsidP="00573ACA">
      <w:pPr>
        <w:pStyle w:val="ListParagraph"/>
      </w:pPr>
      <w:r w:rsidRPr="00573ACA">
        <w:t>app.UseDeveloperExceptionPage</w:t>
      </w:r>
      <w:r w:rsidRPr="00573ACA">
        <w:rPr>
          <w:b/>
          <w:bCs/>
        </w:rPr>
        <w:t>()</w:t>
      </w:r>
      <w:r w:rsidRPr="00573ACA">
        <w:t>;</w:t>
      </w:r>
    </w:p>
    <w:p w14:paraId="73BC842C" w14:textId="77777777" w:rsidR="00573ACA" w:rsidRPr="00573ACA" w:rsidRDefault="00573ACA" w:rsidP="00573ACA">
      <w:pPr>
        <w:pStyle w:val="ListParagraph"/>
      </w:pPr>
      <w:r w:rsidRPr="00573ACA">
        <w:rPr>
          <w:b/>
          <w:bCs/>
        </w:rPr>
        <w:t>}</w:t>
      </w:r>
    </w:p>
    <w:p w14:paraId="222773E9" w14:textId="77777777" w:rsidR="00573ACA" w:rsidRPr="00573ACA" w:rsidRDefault="00573ACA" w:rsidP="00573ACA">
      <w:pPr>
        <w:pStyle w:val="ListParagraph"/>
      </w:pPr>
      <w:r w:rsidRPr="00573ACA">
        <w:t>// Adds the routing middleware to the request processing pipeline which is required to use the routing capabilities</w:t>
      </w:r>
    </w:p>
    <w:p w14:paraId="5E968916" w14:textId="77777777" w:rsidR="00573ACA" w:rsidRPr="00573ACA" w:rsidRDefault="00573ACA" w:rsidP="00573ACA">
      <w:pPr>
        <w:pStyle w:val="ListParagraph"/>
      </w:pPr>
      <w:r w:rsidRPr="00573ACA">
        <w:t>app.UseRouting</w:t>
      </w:r>
      <w:r w:rsidRPr="00573ACA">
        <w:rPr>
          <w:b/>
          <w:bCs/>
        </w:rPr>
        <w:t>()</w:t>
      </w:r>
      <w:r w:rsidRPr="00573ACA">
        <w:t>;</w:t>
      </w:r>
    </w:p>
    <w:p w14:paraId="5015E9DB" w14:textId="77777777" w:rsidR="00573ACA" w:rsidRPr="00573ACA" w:rsidRDefault="00573ACA" w:rsidP="00573ACA">
      <w:pPr>
        <w:pStyle w:val="ListParagraph"/>
      </w:pPr>
      <w:r w:rsidRPr="00573ACA">
        <w:t>// Endpoint configuration section:</w:t>
      </w:r>
    </w:p>
    <w:p w14:paraId="73B960BB" w14:textId="77777777" w:rsidR="00573ACA" w:rsidRPr="00573ACA" w:rsidRDefault="00573ACA" w:rsidP="00573ACA">
      <w:pPr>
        <w:pStyle w:val="ListParagraph"/>
      </w:pPr>
      <w:r w:rsidRPr="00573ACA">
        <w:t>// Maps HTTP GET requests to the root URL "/" to a method returning "Hello World!"</w:t>
      </w:r>
    </w:p>
    <w:p w14:paraId="29C0CE89" w14:textId="77777777" w:rsidR="00573ACA" w:rsidRPr="00573ACA" w:rsidRDefault="00573ACA" w:rsidP="00573ACA">
      <w:pPr>
        <w:pStyle w:val="ListParagraph"/>
      </w:pPr>
      <w:r w:rsidRPr="00573ACA">
        <w:t>app.Map</w:t>
      </w:r>
      <w:r w:rsidRPr="00573ACA">
        <w:rPr>
          <w:b/>
          <w:bCs/>
        </w:rPr>
        <w:t>(</w:t>
      </w:r>
      <w:r w:rsidRPr="00573ACA">
        <w:t xml:space="preserve">"/", </w:t>
      </w:r>
      <w:r w:rsidRPr="00573ACA">
        <w:rPr>
          <w:b/>
          <w:bCs/>
        </w:rPr>
        <w:t>()</w:t>
      </w:r>
      <w:r w:rsidRPr="00573ACA">
        <w:t xml:space="preserve"> =</w:t>
      </w:r>
      <w:r w:rsidRPr="00573ACA">
        <w:rPr>
          <w:b/>
          <w:bCs/>
        </w:rPr>
        <w:t>&gt;</w:t>
      </w:r>
      <w:r w:rsidRPr="00573ACA">
        <w:t xml:space="preserve"> "Hello World!"</w:t>
      </w:r>
      <w:r w:rsidRPr="00573ACA">
        <w:rPr>
          <w:b/>
          <w:bCs/>
        </w:rPr>
        <w:t>)</w:t>
      </w:r>
      <w:r w:rsidRPr="00573ACA">
        <w:t>;</w:t>
      </w:r>
    </w:p>
    <w:p w14:paraId="64C0271F" w14:textId="77777777" w:rsidR="00573ACA" w:rsidRPr="00573ACA" w:rsidRDefault="00573ACA" w:rsidP="00573ACA">
      <w:pPr>
        <w:pStyle w:val="ListParagraph"/>
      </w:pPr>
      <w:r w:rsidRPr="00573ACA">
        <w:lastRenderedPageBreak/>
        <w:t>// Maps HTTP GET requests to "/greet" URL to a method returning a greeting message</w:t>
      </w:r>
    </w:p>
    <w:p w14:paraId="3AA9C9CC" w14:textId="77777777" w:rsidR="00573ACA" w:rsidRPr="00573ACA" w:rsidRDefault="00573ACA" w:rsidP="00573ACA">
      <w:pPr>
        <w:pStyle w:val="ListParagraph"/>
      </w:pPr>
      <w:r w:rsidRPr="00573ACA">
        <w:t>app.Map</w:t>
      </w:r>
      <w:r w:rsidRPr="00573ACA">
        <w:rPr>
          <w:b/>
          <w:bCs/>
        </w:rPr>
        <w:t>(</w:t>
      </w:r>
      <w:r w:rsidRPr="00573ACA">
        <w:t xml:space="preserve">"/greet", </w:t>
      </w:r>
      <w:r w:rsidRPr="00573ACA">
        <w:rPr>
          <w:b/>
          <w:bCs/>
        </w:rPr>
        <w:t>()</w:t>
      </w:r>
      <w:r w:rsidRPr="00573ACA">
        <w:t xml:space="preserve"> =</w:t>
      </w:r>
      <w:r w:rsidRPr="00573ACA">
        <w:rPr>
          <w:b/>
          <w:bCs/>
        </w:rPr>
        <w:t>&gt;</w:t>
      </w:r>
      <w:r w:rsidRPr="00573ACA">
        <w:t xml:space="preserve"> "Hello from the /greet endpoint!"</w:t>
      </w:r>
      <w:r w:rsidRPr="00573ACA">
        <w:rPr>
          <w:b/>
          <w:bCs/>
        </w:rPr>
        <w:t>)</w:t>
      </w:r>
      <w:r w:rsidRPr="00573ACA">
        <w:t>;</w:t>
      </w:r>
    </w:p>
    <w:p w14:paraId="1EAF626A" w14:textId="77777777" w:rsidR="00573ACA" w:rsidRPr="00573ACA" w:rsidRDefault="00573ACA" w:rsidP="00573ACA">
      <w:pPr>
        <w:pStyle w:val="ListParagraph"/>
      </w:pPr>
      <w:r w:rsidRPr="00573ACA">
        <w:t>// Maps HTTP GET requests to "/greet/{name}" URL to a method that uses a route parameter</w:t>
      </w:r>
    </w:p>
    <w:p w14:paraId="495F450A" w14:textId="77777777" w:rsidR="00573ACA" w:rsidRPr="00573ACA" w:rsidRDefault="00573ACA" w:rsidP="00573ACA">
      <w:pPr>
        <w:pStyle w:val="ListParagraph"/>
      </w:pPr>
      <w:r w:rsidRPr="00573ACA">
        <w:t>app.Map</w:t>
      </w:r>
      <w:r w:rsidRPr="00573ACA">
        <w:rPr>
          <w:b/>
          <w:bCs/>
        </w:rPr>
        <w:t>(</w:t>
      </w:r>
      <w:r w:rsidRPr="00573ACA">
        <w:t xml:space="preserve">"/greet/{name}", </w:t>
      </w:r>
      <w:r w:rsidRPr="00573ACA">
        <w:rPr>
          <w:b/>
          <w:bCs/>
        </w:rPr>
        <w:t>(string</w:t>
      </w:r>
      <w:r w:rsidRPr="00573ACA">
        <w:t xml:space="preserve"> name</w:t>
      </w:r>
      <w:r w:rsidRPr="00573ACA">
        <w:rPr>
          <w:b/>
          <w:bCs/>
        </w:rPr>
        <w:t>)</w:t>
      </w:r>
      <w:r w:rsidRPr="00573ACA">
        <w:t xml:space="preserve"> =</w:t>
      </w:r>
      <w:r w:rsidRPr="00573ACA">
        <w:rPr>
          <w:b/>
          <w:bCs/>
        </w:rPr>
        <w:t>&gt;</w:t>
      </w:r>
      <w:r w:rsidRPr="00573ACA">
        <w:t xml:space="preserve"> $"Hello, {name}!"</w:t>
      </w:r>
      <w:r w:rsidRPr="00573ACA">
        <w:rPr>
          <w:b/>
          <w:bCs/>
        </w:rPr>
        <w:t>)</w:t>
      </w:r>
      <w:r w:rsidRPr="00573ACA">
        <w:t>;</w:t>
      </w:r>
    </w:p>
    <w:p w14:paraId="66E863E0" w14:textId="77777777" w:rsidR="00573ACA" w:rsidRPr="00573ACA" w:rsidRDefault="00573ACA" w:rsidP="00573ACA">
      <w:pPr>
        <w:pStyle w:val="ListParagraph"/>
      </w:pPr>
      <w:r w:rsidRPr="00573ACA">
        <w:t>// Starts the web application which begins listening for incoming requests</w:t>
      </w:r>
    </w:p>
    <w:p w14:paraId="7C4C8102" w14:textId="77777777" w:rsidR="00573ACA" w:rsidRPr="00573ACA" w:rsidRDefault="00573ACA" w:rsidP="00573ACA">
      <w:pPr>
        <w:pStyle w:val="ListParagraph"/>
      </w:pPr>
      <w:r w:rsidRPr="00573ACA">
        <w:t>app.Run</w:t>
      </w:r>
      <w:r w:rsidRPr="00573ACA">
        <w:rPr>
          <w:b/>
          <w:bCs/>
        </w:rPr>
        <w:t>()</w:t>
      </w:r>
      <w:r w:rsidRPr="00573ACA">
        <w:t>;</w:t>
      </w:r>
    </w:p>
    <w:p w14:paraId="1DFE1480" w14:textId="77777777" w:rsidR="00573ACA" w:rsidRPr="00573ACA" w:rsidRDefault="00573ACA" w:rsidP="00573ACA">
      <w:pPr>
        <w:pStyle w:val="ListParagraph"/>
      </w:pPr>
      <w:r w:rsidRPr="00573ACA">
        <w:rPr>
          <w:b/>
          <w:bCs/>
        </w:rPr>
        <w:t>}</w:t>
      </w:r>
    </w:p>
    <w:p w14:paraId="37654632" w14:textId="77777777" w:rsidR="00573ACA" w:rsidRPr="00573ACA" w:rsidRDefault="00573ACA" w:rsidP="00573ACA">
      <w:pPr>
        <w:pStyle w:val="ListParagraph"/>
      </w:pPr>
      <w:r w:rsidRPr="00573ACA">
        <w:rPr>
          <w:b/>
          <w:bCs/>
        </w:rPr>
        <w:t>}</w:t>
      </w:r>
    </w:p>
    <w:p w14:paraId="4342C1E2" w14:textId="77777777" w:rsidR="00573ACA" w:rsidRDefault="00573ACA" w:rsidP="00573ACA">
      <w:pPr>
        <w:pStyle w:val="ListParagraph"/>
        <w:rPr>
          <w:b/>
          <w:bCs/>
        </w:rPr>
      </w:pPr>
      <w:r w:rsidRPr="00573ACA">
        <w:rPr>
          <w:b/>
          <w:bCs/>
        </w:rPr>
        <w:t>}</w:t>
      </w:r>
    </w:p>
    <w:p w14:paraId="7538DB47" w14:textId="77777777" w:rsidR="00573ACA" w:rsidRDefault="00573ACA" w:rsidP="00573ACA">
      <w:pPr>
        <w:pStyle w:val="ListParagraph"/>
        <w:rPr>
          <w:b/>
          <w:bCs/>
        </w:rPr>
      </w:pPr>
    </w:p>
    <w:p w14:paraId="30EE17F7" w14:textId="77777777" w:rsidR="00573ACA" w:rsidRDefault="00573ACA" w:rsidP="00573ACA">
      <w:pPr>
        <w:pStyle w:val="ListParagraph"/>
      </w:pPr>
      <w:r>
        <w:t>namespace FirstCoreWebApplication</w:t>
      </w:r>
    </w:p>
    <w:p w14:paraId="391A3EB7" w14:textId="77777777" w:rsidR="00573ACA" w:rsidRDefault="00573ACA" w:rsidP="00573ACA">
      <w:pPr>
        <w:pStyle w:val="ListParagraph"/>
      </w:pPr>
      <w:r>
        <w:t>{</w:t>
      </w:r>
    </w:p>
    <w:p w14:paraId="3EE4C01B" w14:textId="77777777" w:rsidR="00573ACA" w:rsidRDefault="00573ACA" w:rsidP="00573ACA">
      <w:pPr>
        <w:pStyle w:val="ListParagraph"/>
      </w:pPr>
      <w:r>
        <w:t xml:space="preserve">    public class Program</w:t>
      </w:r>
    </w:p>
    <w:p w14:paraId="68AAAC8A" w14:textId="77777777" w:rsidR="00573ACA" w:rsidRDefault="00573ACA" w:rsidP="00573ACA">
      <w:pPr>
        <w:pStyle w:val="ListParagraph"/>
      </w:pPr>
      <w:r>
        <w:t xml:space="preserve">    {</w:t>
      </w:r>
    </w:p>
    <w:p w14:paraId="76AA1713" w14:textId="77777777" w:rsidR="00573ACA" w:rsidRDefault="00573ACA" w:rsidP="00573ACA">
      <w:pPr>
        <w:pStyle w:val="ListParagraph"/>
      </w:pPr>
      <w:r>
        <w:t xml:space="preserve">        public static void Main(string[] args)</w:t>
      </w:r>
    </w:p>
    <w:p w14:paraId="76443826" w14:textId="77777777" w:rsidR="00573ACA" w:rsidRDefault="00573ACA" w:rsidP="00573ACA">
      <w:pPr>
        <w:pStyle w:val="ListParagraph"/>
      </w:pPr>
      <w:r>
        <w:t xml:space="preserve">        {</w:t>
      </w:r>
    </w:p>
    <w:p w14:paraId="322AFA93" w14:textId="77777777" w:rsidR="00573ACA" w:rsidRDefault="00573ACA" w:rsidP="00573ACA">
      <w:pPr>
        <w:pStyle w:val="ListParagraph"/>
      </w:pPr>
      <w:r>
        <w:t xml:space="preserve">            // Initializes the configuration for the web application</w:t>
      </w:r>
    </w:p>
    <w:p w14:paraId="35DB9B1E" w14:textId="77777777" w:rsidR="00573ACA" w:rsidRDefault="00573ACA" w:rsidP="00573ACA">
      <w:pPr>
        <w:pStyle w:val="ListParagraph"/>
      </w:pPr>
      <w:r>
        <w:t xml:space="preserve">            var builder = WebApplication.CreateBuilder(args);</w:t>
      </w:r>
    </w:p>
    <w:p w14:paraId="44DA8CD7" w14:textId="77777777" w:rsidR="00573ACA" w:rsidRDefault="00573ACA" w:rsidP="00573ACA">
      <w:pPr>
        <w:pStyle w:val="ListParagraph"/>
      </w:pPr>
      <w:r>
        <w:t xml:space="preserve">            </w:t>
      </w:r>
    </w:p>
    <w:p w14:paraId="0F59DDC3" w14:textId="77777777" w:rsidR="00573ACA" w:rsidRDefault="00573ACA" w:rsidP="00573ACA">
      <w:pPr>
        <w:pStyle w:val="ListParagraph"/>
      </w:pPr>
      <w:r>
        <w:t xml:space="preserve">            // Builds the web application based on the configured settings</w:t>
      </w:r>
    </w:p>
    <w:p w14:paraId="059D4A86" w14:textId="77777777" w:rsidR="00573ACA" w:rsidRDefault="00573ACA" w:rsidP="00573ACA">
      <w:pPr>
        <w:pStyle w:val="ListParagraph"/>
      </w:pPr>
      <w:r>
        <w:t xml:space="preserve">            var app = builder.Build();</w:t>
      </w:r>
    </w:p>
    <w:p w14:paraId="7E40B17F" w14:textId="77777777" w:rsidR="00573ACA" w:rsidRDefault="00573ACA" w:rsidP="00573ACA">
      <w:pPr>
        <w:pStyle w:val="ListParagraph"/>
      </w:pPr>
      <w:r>
        <w:t xml:space="preserve">            // Middleware configuration section:</w:t>
      </w:r>
    </w:p>
    <w:p w14:paraId="12E64588" w14:textId="77777777" w:rsidR="00573ACA" w:rsidRDefault="00573ACA" w:rsidP="00573ACA">
      <w:pPr>
        <w:pStyle w:val="ListParagraph"/>
      </w:pPr>
      <w:r>
        <w:t xml:space="preserve">            // Activates the Developer Exception Page in Development environment to show detailed error messages</w:t>
      </w:r>
    </w:p>
    <w:p w14:paraId="27063791" w14:textId="77777777" w:rsidR="00573ACA" w:rsidRDefault="00573ACA" w:rsidP="00573ACA">
      <w:pPr>
        <w:pStyle w:val="ListParagraph"/>
      </w:pPr>
      <w:r>
        <w:t xml:space="preserve">            if (app.Environment.IsDevelopment())</w:t>
      </w:r>
    </w:p>
    <w:p w14:paraId="348E8241" w14:textId="77777777" w:rsidR="00573ACA" w:rsidRDefault="00573ACA" w:rsidP="00573ACA">
      <w:pPr>
        <w:pStyle w:val="ListParagraph"/>
      </w:pPr>
      <w:r>
        <w:t xml:space="preserve">            {</w:t>
      </w:r>
    </w:p>
    <w:p w14:paraId="5A27C384" w14:textId="77777777" w:rsidR="00573ACA" w:rsidRDefault="00573ACA" w:rsidP="00573ACA">
      <w:pPr>
        <w:pStyle w:val="ListParagraph"/>
      </w:pPr>
      <w:r>
        <w:t xml:space="preserve">                app.UseDeveloperExceptionPage();</w:t>
      </w:r>
    </w:p>
    <w:p w14:paraId="428478DE" w14:textId="77777777" w:rsidR="00573ACA" w:rsidRDefault="00573ACA" w:rsidP="00573ACA">
      <w:pPr>
        <w:pStyle w:val="ListParagraph"/>
      </w:pPr>
      <w:r>
        <w:t xml:space="preserve">            }</w:t>
      </w:r>
    </w:p>
    <w:p w14:paraId="6F1DB549" w14:textId="77777777" w:rsidR="00573ACA" w:rsidRDefault="00573ACA" w:rsidP="00573ACA">
      <w:pPr>
        <w:pStyle w:val="ListParagraph"/>
      </w:pPr>
      <w:r>
        <w:t xml:space="preserve">            // Adds the routing middleware to the request processing pipeline which is required to use the routing capabilities</w:t>
      </w:r>
    </w:p>
    <w:p w14:paraId="61C0AD26" w14:textId="77777777" w:rsidR="00573ACA" w:rsidRDefault="00573ACA" w:rsidP="00573ACA">
      <w:pPr>
        <w:pStyle w:val="ListParagraph"/>
      </w:pPr>
      <w:r>
        <w:t xml:space="preserve">            app.UseRouting();</w:t>
      </w:r>
    </w:p>
    <w:p w14:paraId="37BF7FEB" w14:textId="77777777" w:rsidR="00573ACA" w:rsidRDefault="00573ACA" w:rsidP="00573ACA">
      <w:pPr>
        <w:pStyle w:val="ListParagraph"/>
      </w:pPr>
      <w:r>
        <w:t xml:space="preserve">            // Endpoint configuration section:</w:t>
      </w:r>
    </w:p>
    <w:p w14:paraId="489B308A" w14:textId="77777777" w:rsidR="00573ACA" w:rsidRDefault="00573ACA" w:rsidP="00573ACA">
      <w:pPr>
        <w:pStyle w:val="ListParagraph"/>
      </w:pPr>
      <w:r>
        <w:t xml:space="preserve">            // Maps HTTP GET requests to the root URL "/" to a method returning "Hello World!"</w:t>
      </w:r>
    </w:p>
    <w:p w14:paraId="04A1F3A1" w14:textId="77777777" w:rsidR="00573ACA" w:rsidRDefault="00573ACA" w:rsidP="00573ACA">
      <w:pPr>
        <w:pStyle w:val="ListParagraph"/>
      </w:pPr>
      <w:r>
        <w:t xml:space="preserve">            app.Map("/", () =&gt; "Hello World!");</w:t>
      </w:r>
    </w:p>
    <w:p w14:paraId="540C24A1" w14:textId="77777777" w:rsidR="00573ACA" w:rsidRDefault="00573ACA" w:rsidP="00573ACA">
      <w:pPr>
        <w:pStyle w:val="ListParagraph"/>
      </w:pPr>
      <w:r>
        <w:t xml:space="preserve">            // Maps HTTP GET requests to "/greet" URL to a method returning a greeting message</w:t>
      </w:r>
    </w:p>
    <w:p w14:paraId="70E616B7" w14:textId="77777777" w:rsidR="00573ACA" w:rsidRDefault="00573ACA" w:rsidP="00573ACA">
      <w:pPr>
        <w:pStyle w:val="ListParagraph"/>
      </w:pPr>
      <w:r>
        <w:t xml:space="preserve">            app.Map("/greet", () =&gt; "Hello from the /greet endpoint!");</w:t>
      </w:r>
    </w:p>
    <w:p w14:paraId="46026FB4" w14:textId="77777777" w:rsidR="00573ACA" w:rsidRDefault="00573ACA" w:rsidP="00573ACA">
      <w:pPr>
        <w:pStyle w:val="ListParagraph"/>
      </w:pPr>
      <w:r>
        <w:t xml:space="preserve">            // Maps HTTP GET requests to "/greet/{name}" URL to a method that uses a route parameter</w:t>
      </w:r>
    </w:p>
    <w:p w14:paraId="668424BB" w14:textId="77777777" w:rsidR="00573ACA" w:rsidRDefault="00573ACA" w:rsidP="00573ACA">
      <w:pPr>
        <w:pStyle w:val="ListParagraph"/>
      </w:pPr>
      <w:r>
        <w:t xml:space="preserve">            app.Map("/greet/{name}", (string name) =&gt; $"Hello, {name}!");</w:t>
      </w:r>
    </w:p>
    <w:p w14:paraId="7681F9B0" w14:textId="77777777" w:rsidR="00573ACA" w:rsidRDefault="00573ACA" w:rsidP="00573ACA">
      <w:pPr>
        <w:pStyle w:val="ListParagraph"/>
      </w:pPr>
      <w:r>
        <w:t xml:space="preserve">            // Starts the web application which begins listening for incoming requests</w:t>
      </w:r>
    </w:p>
    <w:p w14:paraId="7354DA62" w14:textId="77777777" w:rsidR="00573ACA" w:rsidRDefault="00573ACA" w:rsidP="00573ACA">
      <w:pPr>
        <w:pStyle w:val="ListParagraph"/>
      </w:pPr>
      <w:r>
        <w:t xml:space="preserve">            app.Run();</w:t>
      </w:r>
    </w:p>
    <w:p w14:paraId="194ACEC6" w14:textId="77777777" w:rsidR="00573ACA" w:rsidRDefault="00573ACA" w:rsidP="00573ACA">
      <w:pPr>
        <w:pStyle w:val="ListParagraph"/>
      </w:pPr>
      <w:r>
        <w:t xml:space="preserve">        }</w:t>
      </w:r>
    </w:p>
    <w:p w14:paraId="65EB4E6E" w14:textId="77777777" w:rsidR="00573ACA" w:rsidRDefault="00573ACA" w:rsidP="00573ACA">
      <w:pPr>
        <w:pStyle w:val="ListParagraph"/>
      </w:pPr>
      <w:r>
        <w:t xml:space="preserve">    }</w:t>
      </w:r>
    </w:p>
    <w:p w14:paraId="6CB5EF23" w14:textId="0F2CBD43" w:rsidR="00573ACA" w:rsidRPr="00573ACA" w:rsidRDefault="00573ACA" w:rsidP="00573ACA">
      <w:pPr>
        <w:pStyle w:val="ListParagraph"/>
      </w:pPr>
      <w:r>
        <w:t>}</w:t>
      </w:r>
    </w:p>
    <w:p w14:paraId="7314CD25" w14:textId="77777777" w:rsidR="00573ACA" w:rsidRPr="00573ACA" w:rsidRDefault="00573ACA" w:rsidP="00573ACA">
      <w:pPr>
        <w:pStyle w:val="ListParagraph"/>
        <w:rPr>
          <w:b/>
          <w:bCs/>
        </w:rPr>
      </w:pPr>
      <w:r w:rsidRPr="00573ACA">
        <w:rPr>
          <w:b/>
          <w:bCs/>
        </w:rPr>
        <w:lastRenderedPageBreak/>
        <w:t>What is the Difference Between MapGet and Map Extension Methods in ASP.NET Core?</w:t>
      </w:r>
    </w:p>
    <w:p w14:paraId="000F00AD" w14:textId="77777777" w:rsidR="00573ACA" w:rsidRPr="00573ACA" w:rsidRDefault="00573ACA" w:rsidP="00573ACA">
      <w:pPr>
        <w:pStyle w:val="ListParagraph"/>
      </w:pPr>
      <w:r w:rsidRPr="00573ACA">
        <w:t>In ASP.NET Core, both MapGet and Map are extension methods used for routing and mapping HTTP requests to specific middleware, but they have distinct purposes and use cases:</w:t>
      </w:r>
    </w:p>
    <w:p w14:paraId="5A99A69E" w14:textId="77777777" w:rsidR="00573ACA" w:rsidRPr="00573ACA" w:rsidRDefault="00573ACA" w:rsidP="00573ACA">
      <w:pPr>
        <w:pStyle w:val="ListParagraph"/>
        <w:rPr>
          <w:b/>
          <w:bCs/>
        </w:rPr>
      </w:pPr>
      <w:r w:rsidRPr="00573ACA">
        <w:rPr>
          <w:b/>
          <w:bCs/>
        </w:rPr>
        <w:t>MapGet Method:</w:t>
      </w:r>
    </w:p>
    <w:p w14:paraId="5399D6F6" w14:textId="77777777" w:rsidR="00573ACA" w:rsidRPr="00573ACA" w:rsidRDefault="00573ACA" w:rsidP="00573ACA">
      <w:pPr>
        <w:pStyle w:val="ListParagraph"/>
        <w:numPr>
          <w:ilvl w:val="0"/>
          <w:numId w:val="24"/>
        </w:numPr>
      </w:pPr>
      <w:r w:rsidRPr="00573ACA">
        <w:t>MapGet is specifically designed to handle HTTP GET requests. It’s used to define endpoints that respond only to GET requests.</w:t>
      </w:r>
    </w:p>
    <w:p w14:paraId="4FD8817E" w14:textId="77777777" w:rsidR="00573ACA" w:rsidRPr="00573ACA" w:rsidRDefault="00573ACA" w:rsidP="00573ACA">
      <w:pPr>
        <w:pStyle w:val="ListParagraph"/>
        <w:numPr>
          <w:ilvl w:val="0"/>
          <w:numId w:val="24"/>
        </w:numPr>
      </w:pPr>
      <w:r w:rsidRPr="00573ACA">
        <w:t>We typically use MapGet to retrieve data from the server without modifying its state, such as fetching a list of items or getting details about a specific item.</w:t>
      </w:r>
    </w:p>
    <w:p w14:paraId="3FECAEB7" w14:textId="77777777" w:rsidR="00573ACA" w:rsidRDefault="00573ACA" w:rsidP="00573ACA">
      <w:pPr>
        <w:pStyle w:val="ListParagraph"/>
        <w:numPr>
          <w:ilvl w:val="0"/>
          <w:numId w:val="24"/>
        </w:numPr>
      </w:pPr>
      <w:r w:rsidRPr="00573ACA">
        <w:t>The MapGet method usually takes a route pattern and a request delegate (a handler function). The handler function is executed when a GET request matches the specified route pattern.</w:t>
      </w:r>
    </w:p>
    <w:p w14:paraId="6520A33D" w14:textId="77777777" w:rsidR="004F7D76" w:rsidRPr="00573ACA" w:rsidRDefault="004F7D76" w:rsidP="004F7D76"/>
    <w:p w14:paraId="75F78A8E" w14:textId="77777777" w:rsidR="00573ACA" w:rsidRPr="00573ACA" w:rsidRDefault="00573ACA" w:rsidP="00573ACA">
      <w:pPr>
        <w:pStyle w:val="ListParagraph"/>
        <w:rPr>
          <w:b/>
          <w:bCs/>
        </w:rPr>
      </w:pPr>
      <w:r w:rsidRPr="00573ACA">
        <w:rPr>
          <w:b/>
          <w:bCs/>
        </w:rPr>
        <w:t>Map Method:</w:t>
      </w:r>
    </w:p>
    <w:p w14:paraId="348B4EE4" w14:textId="77777777" w:rsidR="00573ACA" w:rsidRPr="00573ACA" w:rsidRDefault="00573ACA" w:rsidP="00573ACA">
      <w:pPr>
        <w:pStyle w:val="ListParagraph"/>
        <w:numPr>
          <w:ilvl w:val="0"/>
          <w:numId w:val="25"/>
        </w:numPr>
      </w:pPr>
      <w:r w:rsidRPr="00573ACA">
        <w:t>Map is a general method for handling all types of HTTP requests (such as GET, POST, PUT, DELETE, etc.). It’s more flexible than MapGet.</w:t>
      </w:r>
    </w:p>
    <w:p w14:paraId="5F5E4A7B" w14:textId="77777777" w:rsidR="00573ACA" w:rsidRPr="00573ACA" w:rsidRDefault="00573ACA" w:rsidP="00573ACA">
      <w:pPr>
        <w:pStyle w:val="ListParagraph"/>
        <w:numPr>
          <w:ilvl w:val="0"/>
          <w:numId w:val="25"/>
        </w:numPr>
      </w:pPr>
      <w:r w:rsidRPr="00573ACA">
        <w:rPr>
          <w:b/>
          <w:bCs/>
        </w:rPr>
        <w:t>We need to</w:t>
      </w:r>
      <w:r w:rsidRPr="00573ACA">
        <w:t> use Map when we need to set up endpoints that might handle multiple types of HTTP requests or when we have custom logic to determine the type of request to be handled.</w:t>
      </w:r>
    </w:p>
    <w:p w14:paraId="3F5C3FBA" w14:textId="77777777" w:rsidR="00573ACA" w:rsidRPr="00573ACA" w:rsidRDefault="00573ACA" w:rsidP="00573ACA">
      <w:pPr>
        <w:pStyle w:val="ListParagraph"/>
        <w:numPr>
          <w:ilvl w:val="0"/>
          <w:numId w:val="25"/>
        </w:numPr>
      </w:pPr>
      <w:r w:rsidRPr="00573ACA">
        <w:t>Similar to MapGet, Map also takes a route pattern and a request delegate. However, since Map can handle various HTTP methods, the request delegate often contains logic to differentiate between these methods.</w:t>
      </w:r>
    </w:p>
    <w:p w14:paraId="5105A3C0" w14:textId="77777777" w:rsidR="00573ACA" w:rsidRPr="00573ACA" w:rsidRDefault="00573ACA" w:rsidP="00573ACA">
      <w:pPr>
        <w:pStyle w:val="ListParagraph"/>
      </w:pPr>
      <w:r w:rsidRPr="00573ACA">
        <w:rPr>
          <w:b/>
          <w:bCs/>
        </w:rPr>
        <w:t>Note:</w:t>
      </w:r>
      <w:r w:rsidRPr="00573ACA">
        <w:t> Once we progress in this course, we will discuss handling GET, POST, PUT, and DELETE requests using the Map method.</w:t>
      </w:r>
    </w:p>
    <w:p w14:paraId="6067ED24" w14:textId="77777777" w:rsidR="00573ACA" w:rsidRPr="00573ACA" w:rsidRDefault="00573ACA" w:rsidP="00573ACA">
      <w:pPr>
        <w:pStyle w:val="ListParagraph"/>
        <w:rPr>
          <w:b/>
          <w:bCs/>
        </w:rPr>
      </w:pPr>
      <w:r w:rsidRPr="00573ACA">
        <w:rPr>
          <w:b/>
          <w:bCs/>
        </w:rPr>
        <w:t>How Do We Configure Middleware Components Using the Run() Extension Method?</w:t>
      </w:r>
    </w:p>
    <w:p w14:paraId="0E01699B" w14:textId="77777777" w:rsidR="00573ACA" w:rsidRPr="00573ACA" w:rsidRDefault="00573ACA" w:rsidP="00573ACA">
      <w:pPr>
        <w:pStyle w:val="ListParagraph"/>
      </w:pPr>
      <w:r w:rsidRPr="00573ACA">
        <w:t>Now, let us see how to configure Middleware Components using Run Extension. So, modify the Main method of the Program class as follows to add a new custom Inline Middleware Component using the Run Extension Method.</w:t>
      </w:r>
    </w:p>
    <w:p w14:paraId="673D0585" w14:textId="77777777" w:rsidR="00573ACA" w:rsidRPr="00573ACA" w:rsidRDefault="00573ACA" w:rsidP="00573ACA">
      <w:pPr>
        <w:pStyle w:val="ListParagraph"/>
      </w:pPr>
      <w:r w:rsidRPr="00573ACA">
        <w:rPr>
          <w:b/>
          <w:bCs/>
        </w:rPr>
        <w:t xml:space="preserve">namespace </w:t>
      </w:r>
      <w:r w:rsidRPr="00573ACA">
        <w:rPr>
          <w:i/>
          <w:iCs/>
        </w:rPr>
        <w:t>FirstCoreWebApplication</w:t>
      </w:r>
    </w:p>
    <w:p w14:paraId="2B09B195" w14:textId="77777777" w:rsidR="00573ACA" w:rsidRPr="00573ACA" w:rsidRDefault="00573ACA" w:rsidP="00573ACA">
      <w:pPr>
        <w:pStyle w:val="ListParagraph"/>
      </w:pPr>
      <w:r w:rsidRPr="00573ACA">
        <w:rPr>
          <w:b/>
          <w:bCs/>
        </w:rPr>
        <w:t>{</w:t>
      </w:r>
    </w:p>
    <w:p w14:paraId="2DEE7B0B" w14:textId="77777777" w:rsidR="00573ACA" w:rsidRPr="00573ACA" w:rsidRDefault="00573ACA" w:rsidP="00573ACA">
      <w:pPr>
        <w:pStyle w:val="ListParagraph"/>
      </w:pPr>
      <w:r w:rsidRPr="00573ACA">
        <w:rPr>
          <w:b/>
          <w:bCs/>
        </w:rPr>
        <w:t>public</w:t>
      </w:r>
      <w:r w:rsidRPr="00573ACA">
        <w:t xml:space="preserve"> </w:t>
      </w:r>
      <w:r w:rsidRPr="00573ACA">
        <w:rPr>
          <w:b/>
          <w:bCs/>
        </w:rPr>
        <w:t>class</w:t>
      </w:r>
      <w:r w:rsidRPr="00573ACA">
        <w:t xml:space="preserve"> Program</w:t>
      </w:r>
    </w:p>
    <w:p w14:paraId="30F32DA3" w14:textId="77777777" w:rsidR="00573ACA" w:rsidRPr="00573ACA" w:rsidRDefault="00573ACA" w:rsidP="00573ACA">
      <w:pPr>
        <w:pStyle w:val="ListParagraph"/>
      </w:pPr>
      <w:r w:rsidRPr="00573ACA">
        <w:rPr>
          <w:b/>
          <w:bCs/>
        </w:rPr>
        <w:t>{</w:t>
      </w:r>
    </w:p>
    <w:p w14:paraId="7C2A9B7B" w14:textId="77777777" w:rsidR="00573ACA" w:rsidRPr="00573ACA" w:rsidRDefault="00573ACA" w:rsidP="00573ACA">
      <w:pPr>
        <w:pStyle w:val="ListParagraph"/>
      </w:pPr>
      <w:r w:rsidRPr="00573ACA">
        <w:rPr>
          <w:b/>
          <w:bCs/>
        </w:rPr>
        <w:t>public</w:t>
      </w:r>
      <w:r w:rsidRPr="00573ACA">
        <w:t xml:space="preserve"> </w:t>
      </w:r>
      <w:r w:rsidRPr="00573ACA">
        <w:rPr>
          <w:b/>
          <w:bCs/>
        </w:rPr>
        <w:t>static</w:t>
      </w:r>
      <w:r w:rsidRPr="00573ACA">
        <w:t xml:space="preserve"> </w:t>
      </w:r>
      <w:r w:rsidRPr="00573ACA">
        <w:rPr>
          <w:b/>
          <w:bCs/>
        </w:rPr>
        <w:t>void</w:t>
      </w:r>
      <w:r w:rsidRPr="00573ACA">
        <w:t xml:space="preserve"> Main</w:t>
      </w:r>
      <w:r w:rsidRPr="00573ACA">
        <w:rPr>
          <w:b/>
          <w:bCs/>
        </w:rPr>
        <w:t>(string[]</w:t>
      </w:r>
      <w:r w:rsidRPr="00573ACA">
        <w:t xml:space="preserve"> args</w:t>
      </w:r>
      <w:r w:rsidRPr="00573ACA">
        <w:rPr>
          <w:b/>
          <w:bCs/>
        </w:rPr>
        <w:t>)</w:t>
      </w:r>
    </w:p>
    <w:p w14:paraId="099BB2A6" w14:textId="77777777" w:rsidR="00573ACA" w:rsidRPr="00573ACA" w:rsidRDefault="00573ACA" w:rsidP="00573ACA">
      <w:pPr>
        <w:pStyle w:val="ListParagraph"/>
      </w:pPr>
      <w:r w:rsidRPr="00573ACA">
        <w:rPr>
          <w:b/>
          <w:bCs/>
        </w:rPr>
        <w:t>{</w:t>
      </w:r>
    </w:p>
    <w:p w14:paraId="3521529D" w14:textId="77777777" w:rsidR="00573ACA" w:rsidRPr="00573ACA" w:rsidRDefault="00573ACA" w:rsidP="00573ACA">
      <w:pPr>
        <w:pStyle w:val="ListParagraph"/>
      </w:pPr>
      <w:r w:rsidRPr="00573ACA">
        <w:t>// Initializes the configuration for the web application</w:t>
      </w:r>
    </w:p>
    <w:p w14:paraId="5A6B0F60" w14:textId="77777777" w:rsidR="00573ACA" w:rsidRPr="00573ACA" w:rsidRDefault="00573ACA" w:rsidP="00573ACA">
      <w:pPr>
        <w:pStyle w:val="ListParagraph"/>
      </w:pPr>
      <w:r w:rsidRPr="00573ACA">
        <w:t>var builder = WebApplication.CreateBuilder</w:t>
      </w:r>
      <w:r w:rsidRPr="00573ACA">
        <w:rPr>
          <w:b/>
          <w:bCs/>
        </w:rPr>
        <w:t>(</w:t>
      </w:r>
      <w:r w:rsidRPr="00573ACA">
        <w:t>args</w:t>
      </w:r>
      <w:r w:rsidRPr="00573ACA">
        <w:rPr>
          <w:b/>
          <w:bCs/>
        </w:rPr>
        <w:t>)</w:t>
      </w:r>
      <w:r w:rsidRPr="00573ACA">
        <w:t>;</w:t>
      </w:r>
    </w:p>
    <w:p w14:paraId="5839B482" w14:textId="77777777" w:rsidR="00573ACA" w:rsidRPr="00573ACA" w:rsidRDefault="00573ACA" w:rsidP="00573ACA">
      <w:pPr>
        <w:pStyle w:val="ListParagraph"/>
      </w:pPr>
      <w:r w:rsidRPr="00573ACA">
        <w:t>// Builds the web application based on the configured settings</w:t>
      </w:r>
    </w:p>
    <w:p w14:paraId="38CEC8E0" w14:textId="77777777" w:rsidR="00573ACA" w:rsidRPr="00573ACA" w:rsidRDefault="00573ACA" w:rsidP="00573ACA">
      <w:pPr>
        <w:pStyle w:val="ListParagraph"/>
      </w:pPr>
      <w:r w:rsidRPr="00573ACA">
        <w:t>var app = builder.Build</w:t>
      </w:r>
      <w:r w:rsidRPr="00573ACA">
        <w:rPr>
          <w:b/>
          <w:bCs/>
        </w:rPr>
        <w:t>()</w:t>
      </w:r>
      <w:r w:rsidRPr="00573ACA">
        <w:t>;</w:t>
      </w:r>
    </w:p>
    <w:p w14:paraId="6FFD178F" w14:textId="77777777" w:rsidR="00573ACA" w:rsidRPr="00573ACA" w:rsidRDefault="00573ACA" w:rsidP="00573ACA">
      <w:pPr>
        <w:pStyle w:val="ListParagraph"/>
      </w:pPr>
      <w:r w:rsidRPr="00573ACA">
        <w:t>//Configuring New Inline Middleware Component using Run Extension Method</w:t>
      </w:r>
    </w:p>
    <w:p w14:paraId="5B7DAF26" w14:textId="77777777" w:rsidR="00573ACA" w:rsidRPr="00573ACA" w:rsidRDefault="00573ACA" w:rsidP="00573ACA">
      <w:pPr>
        <w:pStyle w:val="ListParagraph"/>
      </w:pPr>
      <w:r w:rsidRPr="00573ACA">
        <w:t>app.Run</w:t>
      </w:r>
      <w:r w:rsidRPr="00573ACA">
        <w:rPr>
          <w:b/>
          <w:bCs/>
        </w:rPr>
        <w:t>(async</w:t>
      </w:r>
      <w:r w:rsidRPr="00573ACA">
        <w:t xml:space="preserve"> </w:t>
      </w:r>
      <w:r w:rsidRPr="00573ACA">
        <w:rPr>
          <w:b/>
          <w:bCs/>
        </w:rPr>
        <w:t>(</w:t>
      </w:r>
      <w:r w:rsidRPr="00573ACA">
        <w:t>context</w:t>
      </w:r>
      <w:r w:rsidRPr="00573ACA">
        <w:rPr>
          <w:b/>
          <w:bCs/>
        </w:rPr>
        <w:t>)</w:t>
      </w:r>
      <w:r w:rsidRPr="00573ACA">
        <w:t xml:space="preserve"> =</w:t>
      </w:r>
      <w:r w:rsidRPr="00573ACA">
        <w:rPr>
          <w:b/>
          <w:bCs/>
        </w:rPr>
        <w:t>&gt;</w:t>
      </w:r>
    </w:p>
    <w:p w14:paraId="7FB53BB6" w14:textId="77777777" w:rsidR="00573ACA" w:rsidRPr="00573ACA" w:rsidRDefault="00573ACA" w:rsidP="00573ACA">
      <w:pPr>
        <w:pStyle w:val="ListParagraph"/>
      </w:pPr>
      <w:r w:rsidRPr="00573ACA">
        <w:rPr>
          <w:b/>
          <w:bCs/>
        </w:rPr>
        <w:t>{</w:t>
      </w:r>
    </w:p>
    <w:p w14:paraId="66C0BF6F" w14:textId="77777777" w:rsidR="00573ACA" w:rsidRPr="00573ACA" w:rsidRDefault="00573ACA" w:rsidP="00573ACA">
      <w:pPr>
        <w:pStyle w:val="ListParagraph"/>
      </w:pPr>
      <w:r w:rsidRPr="00573ACA">
        <w:rPr>
          <w:b/>
          <w:bCs/>
        </w:rPr>
        <w:t>await</w:t>
      </w:r>
      <w:r w:rsidRPr="00573ACA">
        <w:t xml:space="preserve"> context.Response.WriteAsync</w:t>
      </w:r>
      <w:r w:rsidRPr="00573ACA">
        <w:rPr>
          <w:b/>
          <w:bCs/>
        </w:rPr>
        <w:t>(</w:t>
      </w:r>
      <w:r w:rsidRPr="00573ACA">
        <w:t>"Getting Response from First Middleware"</w:t>
      </w:r>
      <w:r w:rsidRPr="00573ACA">
        <w:rPr>
          <w:b/>
          <w:bCs/>
        </w:rPr>
        <w:t>)</w:t>
      </w:r>
      <w:r w:rsidRPr="00573ACA">
        <w:t>;</w:t>
      </w:r>
    </w:p>
    <w:p w14:paraId="0B7CEB28" w14:textId="77777777" w:rsidR="00573ACA" w:rsidRPr="00573ACA" w:rsidRDefault="00573ACA" w:rsidP="00573ACA">
      <w:pPr>
        <w:pStyle w:val="ListParagraph"/>
      </w:pPr>
      <w:r w:rsidRPr="00573ACA">
        <w:rPr>
          <w:b/>
          <w:bCs/>
        </w:rPr>
        <w:t>})</w:t>
      </w:r>
      <w:r w:rsidRPr="00573ACA">
        <w:t>;</w:t>
      </w:r>
    </w:p>
    <w:p w14:paraId="52560B3D" w14:textId="77777777" w:rsidR="00573ACA" w:rsidRPr="00573ACA" w:rsidRDefault="00573ACA" w:rsidP="00573ACA">
      <w:pPr>
        <w:pStyle w:val="ListParagraph"/>
      </w:pPr>
      <w:r w:rsidRPr="00573ACA">
        <w:t>// Starts the web application which begins listening for incoming requests</w:t>
      </w:r>
    </w:p>
    <w:p w14:paraId="49F9F55B" w14:textId="77777777" w:rsidR="00573ACA" w:rsidRPr="00573ACA" w:rsidRDefault="00573ACA" w:rsidP="00573ACA">
      <w:pPr>
        <w:pStyle w:val="ListParagraph"/>
      </w:pPr>
      <w:r w:rsidRPr="00573ACA">
        <w:t>app.Run</w:t>
      </w:r>
      <w:r w:rsidRPr="00573ACA">
        <w:rPr>
          <w:b/>
          <w:bCs/>
        </w:rPr>
        <w:t>()</w:t>
      </w:r>
      <w:r w:rsidRPr="00573ACA">
        <w:t>;</w:t>
      </w:r>
    </w:p>
    <w:p w14:paraId="154687DE" w14:textId="77777777" w:rsidR="00573ACA" w:rsidRPr="00573ACA" w:rsidRDefault="00573ACA" w:rsidP="00573ACA">
      <w:pPr>
        <w:pStyle w:val="ListParagraph"/>
      </w:pPr>
      <w:r w:rsidRPr="00573ACA">
        <w:rPr>
          <w:b/>
          <w:bCs/>
        </w:rPr>
        <w:t>}</w:t>
      </w:r>
    </w:p>
    <w:p w14:paraId="4DD70107" w14:textId="77777777" w:rsidR="00573ACA" w:rsidRPr="00573ACA" w:rsidRDefault="00573ACA" w:rsidP="00573ACA">
      <w:pPr>
        <w:pStyle w:val="ListParagraph"/>
      </w:pPr>
      <w:r w:rsidRPr="00573ACA">
        <w:rPr>
          <w:b/>
          <w:bCs/>
        </w:rPr>
        <w:lastRenderedPageBreak/>
        <w:t>}</w:t>
      </w:r>
    </w:p>
    <w:p w14:paraId="4C4F37EB" w14:textId="77777777" w:rsidR="00573ACA" w:rsidRPr="00573ACA" w:rsidRDefault="00573ACA" w:rsidP="00573ACA">
      <w:pPr>
        <w:pStyle w:val="ListParagraph"/>
      </w:pPr>
      <w:r w:rsidRPr="00573ACA">
        <w:rPr>
          <w:b/>
          <w:bCs/>
        </w:rPr>
        <w:t>}</w:t>
      </w:r>
    </w:p>
    <w:p w14:paraId="16210C10" w14:textId="77777777" w:rsidR="00573ACA" w:rsidRPr="00573ACA" w:rsidRDefault="00573ACA" w:rsidP="00573ACA">
      <w:pPr>
        <w:pStyle w:val="ListParagraph"/>
      </w:pPr>
      <w:r w:rsidRPr="00573ACA">
        <w:t>Now, run the application, and you should get the expected output, as shown in the image below.</w:t>
      </w:r>
    </w:p>
    <w:p w14:paraId="0CD8858D" w14:textId="156A7F27" w:rsidR="00573ACA" w:rsidRPr="00573ACA" w:rsidRDefault="00573ACA" w:rsidP="00573ACA">
      <w:pPr>
        <w:pStyle w:val="ListParagraph"/>
      </w:pPr>
      <w:r>
        <w:rPr>
          <w:noProof/>
        </w:rPr>
        <w:drawing>
          <wp:inline distT="0" distB="0" distL="0" distR="0" wp14:anchorId="3EB0BDD9" wp14:editId="38970A14">
            <wp:extent cx="6029325" cy="1819275"/>
            <wp:effectExtent l="0" t="0" r="9525" b="9525"/>
            <wp:docPr id="155504929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29325" cy="1819275"/>
                    </a:xfrm>
                    <a:prstGeom prst="rect">
                      <a:avLst/>
                    </a:prstGeom>
                    <a:noFill/>
                  </pic:spPr>
                </pic:pic>
              </a:graphicData>
            </a:graphic>
          </wp:inline>
        </w:drawing>
      </w:r>
    </w:p>
    <w:p w14:paraId="69882D7D" w14:textId="77777777" w:rsidR="00573ACA" w:rsidRPr="00573ACA" w:rsidRDefault="00573ACA" w:rsidP="00573ACA">
      <w:pPr>
        <w:pStyle w:val="ListParagraph"/>
      </w:pPr>
      <w:r w:rsidRPr="00573ACA">
        <w:t>If you go to the definition of the </w:t>
      </w:r>
      <w:r w:rsidRPr="00573ACA">
        <w:rPr>
          <w:b/>
          <w:bCs/>
        </w:rPr>
        <w:t>Run Extension Method</w:t>
      </w:r>
      <w:r w:rsidRPr="00573ACA">
        <w:t>, you will see the following signature. It basically adds a terminal middleware delegate to the application’s request pipeline.</w:t>
      </w:r>
    </w:p>
    <w:p w14:paraId="28460840" w14:textId="5A52EAD5" w:rsidR="00573ACA" w:rsidRPr="00573ACA" w:rsidRDefault="00573ACA" w:rsidP="00573ACA">
      <w:pPr>
        <w:pStyle w:val="ListParagraph"/>
      </w:pPr>
      <w:r>
        <w:rPr>
          <w:noProof/>
        </w:rPr>
        <w:drawing>
          <wp:inline distT="0" distB="0" distL="0" distR="0" wp14:anchorId="5EC8A613" wp14:editId="020649D1">
            <wp:extent cx="5902960" cy="2351961"/>
            <wp:effectExtent l="0" t="0" r="2540" b="0"/>
            <wp:docPr id="210635075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16885" cy="2357509"/>
                    </a:xfrm>
                    <a:prstGeom prst="rect">
                      <a:avLst/>
                    </a:prstGeom>
                    <a:noFill/>
                  </pic:spPr>
                </pic:pic>
              </a:graphicData>
            </a:graphic>
          </wp:inline>
        </w:drawing>
      </w:r>
    </w:p>
    <w:p w14:paraId="21B7520C" w14:textId="77777777" w:rsidR="00573ACA" w:rsidRPr="00573ACA" w:rsidRDefault="00573ACA" w:rsidP="00573ACA">
      <w:pPr>
        <w:pStyle w:val="ListParagraph"/>
      </w:pPr>
      <w:r w:rsidRPr="00573ACA">
        <w:t>Here, you can see that it clearly says that this is an Extension Method used for adding terminal middleware components. Terminal Middleware is the last middleware component. If you are new to the extension method, please read the article below, where we discussed the extension methods in detail.</w:t>
      </w:r>
    </w:p>
    <w:p w14:paraId="10D36530" w14:textId="77777777" w:rsidR="00573ACA" w:rsidRPr="00573ACA" w:rsidRDefault="00573ACA" w:rsidP="00573ACA">
      <w:pPr>
        <w:pStyle w:val="ListParagraph"/>
        <w:rPr>
          <w:rStyle w:val="Hyperlink"/>
        </w:rPr>
      </w:pPr>
      <w:r w:rsidRPr="00573ACA">
        <w:fldChar w:fldCharType="begin"/>
      </w:r>
      <w:r w:rsidRPr="00573ACA">
        <w:instrText>HYPERLINK "https://go.ezodn.com/ads/charity/proxy?p_id=5c4134cd-7791-4646-61b9-9eb0fa4802ab&amp;d_id=118560&amp;imp_id=8588545762725972&amp;c_id=1134&amp;l_id=10016&amp;url=https%3A%2F%2Fjoinourvillage.org%2Fdonate%2F&amp;ffid=1&amp;co=IN"</w:instrText>
      </w:r>
      <w:r w:rsidRPr="00573ACA">
        <w:fldChar w:fldCharType="separate"/>
      </w:r>
    </w:p>
    <w:p w14:paraId="18DD9936" w14:textId="77777777" w:rsidR="00573ACA" w:rsidRPr="00573ACA" w:rsidRDefault="00573ACA" w:rsidP="00573ACA">
      <w:pPr>
        <w:pStyle w:val="ListParagraph"/>
        <w:rPr>
          <w:rStyle w:val="Hyperlink"/>
        </w:rPr>
      </w:pPr>
      <w:r w:rsidRPr="00573ACA">
        <w:rPr>
          <w:rStyle w:val="Hyperlink"/>
          <w:b/>
          <w:bCs/>
        </w:rPr>
        <w:t>×</w:t>
      </w:r>
    </w:p>
    <w:p w14:paraId="084B7DFE" w14:textId="77777777" w:rsidR="00573ACA" w:rsidRPr="00573ACA" w:rsidRDefault="00573ACA" w:rsidP="00573ACA">
      <w:pPr>
        <w:pStyle w:val="ListParagraph"/>
      </w:pPr>
      <w:r w:rsidRPr="00573ACA">
        <w:fldChar w:fldCharType="end"/>
      </w:r>
    </w:p>
    <w:p w14:paraId="532D36CA" w14:textId="77777777" w:rsidR="00573ACA" w:rsidRPr="00573ACA" w:rsidRDefault="00000000" w:rsidP="00573ACA">
      <w:pPr>
        <w:pStyle w:val="ListParagraph"/>
      </w:pPr>
      <w:hyperlink r:id="rId18" w:history="1">
        <w:r w:rsidR="00573ACA" w:rsidRPr="00573ACA">
          <w:rPr>
            <w:rStyle w:val="Hyperlink"/>
            <w:b/>
            <w:bCs/>
          </w:rPr>
          <w:t>https://dotnettutorials.net/lesson/extension-methods-csharp/</w:t>
        </w:r>
      </w:hyperlink>
    </w:p>
    <w:p w14:paraId="089BC219" w14:textId="77777777" w:rsidR="00573ACA" w:rsidRPr="00573ACA" w:rsidRDefault="00573ACA" w:rsidP="00573ACA">
      <w:pPr>
        <w:pStyle w:val="ListParagraph"/>
      </w:pPr>
      <w:r w:rsidRPr="00573ACA">
        <w:t>You can also see from the above definition of the Run() Extension method that it takes an input parameter of </w:t>
      </w:r>
      <w:r w:rsidRPr="00573ACA">
        <w:rPr>
          <w:b/>
          <w:bCs/>
        </w:rPr>
        <w:t>RequestDelegate</w:t>
      </w:r>
      <w:r w:rsidRPr="00573ACA">
        <w:t>. Now, if you go to the definition of RequestDelegate, then you will see the following.</w:t>
      </w:r>
    </w:p>
    <w:p w14:paraId="5A71DCF9" w14:textId="0F340A7C" w:rsidR="00573ACA" w:rsidRPr="00573ACA" w:rsidRDefault="00573ACA" w:rsidP="00573ACA">
      <w:pPr>
        <w:pStyle w:val="ListParagraph"/>
      </w:pPr>
      <w:r>
        <w:rPr>
          <w:noProof/>
        </w:rPr>
        <w:drawing>
          <wp:inline distT="0" distB="0" distL="0" distR="0" wp14:anchorId="3297D761" wp14:editId="6AF74C85">
            <wp:extent cx="6489065" cy="1029607"/>
            <wp:effectExtent l="0" t="0" r="6985" b="0"/>
            <wp:docPr id="188891245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20693" cy="1034625"/>
                    </a:xfrm>
                    <a:prstGeom prst="rect">
                      <a:avLst/>
                    </a:prstGeom>
                    <a:noFill/>
                  </pic:spPr>
                </pic:pic>
              </a:graphicData>
            </a:graphic>
          </wp:inline>
        </w:drawing>
      </w:r>
    </w:p>
    <w:p w14:paraId="5D371685" w14:textId="77777777" w:rsidR="00573ACA" w:rsidRPr="00573ACA" w:rsidRDefault="00573ACA" w:rsidP="00573ACA">
      <w:pPr>
        <w:pStyle w:val="ListParagraph"/>
      </w:pPr>
      <w:r w:rsidRPr="00573ACA">
        <w:t>As you can see in the above image, the RequestDelegate is a delegate that takes an input parameter of type </w:t>
      </w:r>
      <w:r w:rsidRPr="00573ACA">
        <w:rPr>
          <w:b/>
          <w:bCs/>
        </w:rPr>
        <w:t>HttpContext</w:t>
      </w:r>
      <w:r w:rsidRPr="00573ACA">
        <w:t> object. If you are new to delegates, I strongly recommend that you read the following article, in which we discussed them in detail.</w:t>
      </w:r>
    </w:p>
    <w:p w14:paraId="2567D2E5" w14:textId="77777777" w:rsidR="00573ACA" w:rsidRPr="00573ACA" w:rsidRDefault="00000000" w:rsidP="00573ACA">
      <w:pPr>
        <w:pStyle w:val="ListParagraph"/>
      </w:pPr>
      <w:hyperlink r:id="rId20" w:history="1">
        <w:r w:rsidR="00573ACA" w:rsidRPr="00573ACA">
          <w:rPr>
            <w:rStyle w:val="Hyperlink"/>
            <w:b/>
            <w:bCs/>
          </w:rPr>
          <w:t>https://dotnettutorials.net/lesson/delegates-csharp/</w:t>
        </w:r>
      </w:hyperlink>
    </w:p>
    <w:p w14:paraId="1B126838" w14:textId="77777777" w:rsidR="00573ACA" w:rsidRDefault="00573ACA" w:rsidP="00573ACA">
      <w:pPr>
        <w:pStyle w:val="ListParagraph"/>
      </w:pPr>
      <w:r w:rsidRPr="00573ACA">
        <w:t>As we already discussed, the middleware components in an ASP.NET Core Web Application can access both HTTP requests and responses because of the above HttpContext object. In our example, we are passing an anonymous method or delegate to the Run Extension method and, moreover, passing the HTTP Context object as an input parameter. The following diagram shows the above.</w:t>
      </w:r>
    </w:p>
    <w:p w14:paraId="1CE2BFCB" w14:textId="3A69A441" w:rsidR="00573ACA" w:rsidRPr="00573ACA" w:rsidRDefault="00573ACA" w:rsidP="00573ACA">
      <w:pPr>
        <w:pStyle w:val="ListParagraph"/>
      </w:pPr>
      <w:r>
        <w:rPr>
          <w:noProof/>
        </w:rPr>
        <w:drawing>
          <wp:inline distT="0" distB="0" distL="0" distR="0" wp14:anchorId="22701103" wp14:editId="594C789F">
            <wp:extent cx="5784850" cy="1278176"/>
            <wp:effectExtent l="0" t="0" r="6350" b="0"/>
            <wp:docPr id="196388950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06860" cy="1283039"/>
                    </a:xfrm>
                    <a:prstGeom prst="rect">
                      <a:avLst/>
                    </a:prstGeom>
                    <a:noFill/>
                  </pic:spPr>
                </pic:pic>
              </a:graphicData>
            </a:graphic>
          </wp:inline>
        </w:drawing>
      </w:r>
    </w:p>
    <w:p w14:paraId="2C34FBB2" w14:textId="1A737748" w:rsidR="00573ACA" w:rsidRPr="00573ACA" w:rsidRDefault="00573ACA" w:rsidP="00573ACA">
      <w:pPr>
        <w:pStyle w:val="ListParagraph"/>
      </w:pPr>
      <w:r w:rsidRPr="00573ACA">
        <w:rPr>
          <w:b/>
          <w:bCs/>
          <w:noProof/>
        </w:rPr>
        <mc:AlternateContent>
          <mc:Choice Requires="wps">
            <w:drawing>
              <wp:inline distT="0" distB="0" distL="0" distR="0" wp14:anchorId="254E7631" wp14:editId="14A1B397">
                <wp:extent cx="10005060" cy="2209800"/>
                <wp:effectExtent l="0" t="0" r="0" b="0"/>
                <wp:docPr id="1699834079" name="Rectangle 23" descr="ASP.NET Core Middleware Component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005060" cy="220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5DC237" id="Rectangle 23" o:spid="_x0000_s1026" alt="ASP.NET Core Middleware Components" style="width:787.8pt;height:1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" filled="f" stroked="f">
                <o:lock v:ext="edit" aspectratio="t"/>
                <w10:anchorlock/>
              </v:rect>
            </w:pict>
          </mc:Fallback>
        </mc:AlternateContent>
      </w:r>
    </w:p>
    <w:p w14:paraId="07A89CDB" w14:textId="77777777" w:rsidR="00573ACA" w:rsidRPr="00573ACA" w:rsidRDefault="00573ACA" w:rsidP="00573ACA">
      <w:pPr>
        <w:pStyle w:val="ListParagraph"/>
      </w:pPr>
      <w:r w:rsidRPr="00573ACA">
        <w:t>Instead of passing the request delegate inline as an anonymous method, we can define it in a separate method and pass it here. For a better understanding, please modify the Program class code as follows.</w:t>
      </w:r>
    </w:p>
    <w:p w14:paraId="6A963215" w14:textId="77777777" w:rsidR="00573ACA" w:rsidRPr="00573ACA" w:rsidRDefault="00573ACA" w:rsidP="00573ACA">
      <w:pPr>
        <w:pStyle w:val="ListParagraph"/>
      </w:pPr>
      <w:r w:rsidRPr="00573ACA">
        <w:t>Advertisements</w:t>
      </w:r>
    </w:p>
    <w:p w14:paraId="1F0C3622" w14:textId="77777777" w:rsidR="00573ACA" w:rsidRPr="00573ACA" w:rsidRDefault="00573ACA" w:rsidP="00573ACA">
      <w:pPr>
        <w:pStyle w:val="ListParagraph"/>
      </w:pPr>
      <w:r w:rsidRPr="00573ACA">
        <w:rPr>
          <w:b/>
          <w:bCs/>
        </w:rPr>
        <w:t xml:space="preserve">namespace </w:t>
      </w:r>
      <w:r w:rsidRPr="00573ACA">
        <w:rPr>
          <w:i/>
          <w:iCs/>
        </w:rPr>
        <w:t>FirstCoreWebApplication</w:t>
      </w:r>
    </w:p>
    <w:p w14:paraId="32857C69" w14:textId="77777777" w:rsidR="00573ACA" w:rsidRPr="00573ACA" w:rsidRDefault="00573ACA" w:rsidP="00573ACA">
      <w:pPr>
        <w:pStyle w:val="ListParagraph"/>
      </w:pPr>
      <w:r w:rsidRPr="00573ACA">
        <w:rPr>
          <w:b/>
          <w:bCs/>
        </w:rPr>
        <w:t>{</w:t>
      </w:r>
    </w:p>
    <w:p w14:paraId="46029B9D" w14:textId="77777777" w:rsidR="00573ACA" w:rsidRPr="00573ACA" w:rsidRDefault="00573ACA" w:rsidP="00573ACA">
      <w:pPr>
        <w:pStyle w:val="ListParagraph"/>
      </w:pPr>
      <w:r w:rsidRPr="00573ACA">
        <w:rPr>
          <w:b/>
          <w:bCs/>
        </w:rPr>
        <w:t>public</w:t>
      </w:r>
      <w:r w:rsidRPr="00573ACA">
        <w:t xml:space="preserve"> </w:t>
      </w:r>
      <w:r w:rsidRPr="00573ACA">
        <w:rPr>
          <w:b/>
          <w:bCs/>
        </w:rPr>
        <w:t>class</w:t>
      </w:r>
      <w:r w:rsidRPr="00573ACA">
        <w:t xml:space="preserve"> Program</w:t>
      </w:r>
    </w:p>
    <w:p w14:paraId="6D18BD36" w14:textId="77777777" w:rsidR="00573ACA" w:rsidRPr="00573ACA" w:rsidRDefault="00573ACA" w:rsidP="00573ACA">
      <w:pPr>
        <w:pStyle w:val="ListParagraph"/>
      </w:pPr>
      <w:r w:rsidRPr="00573ACA">
        <w:rPr>
          <w:b/>
          <w:bCs/>
        </w:rPr>
        <w:t>{</w:t>
      </w:r>
    </w:p>
    <w:p w14:paraId="691F9F06" w14:textId="77777777" w:rsidR="00573ACA" w:rsidRPr="00573ACA" w:rsidRDefault="00573ACA" w:rsidP="00573ACA">
      <w:pPr>
        <w:pStyle w:val="ListParagraph"/>
      </w:pPr>
      <w:r w:rsidRPr="00573ACA">
        <w:rPr>
          <w:b/>
          <w:bCs/>
        </w:rPr>
        <w:t>public</w:t>
      </w:r>
      <w:r w:rsidRPr="00573ACA">
        <w:t xml:space="preserve"> </w:t>
      </w:r>
      <w:r w:rsidRPr="00573ACA">
        <w:rPr>
          <w:b/>
          <w:bCs/>
        </w:rPr>
        <w:t>static</w:t>
      </w:r>
      <w:r w:rsidRPr="00573ACA">
        <w:t xml:space="preserve"> </w:t>
      </w:r>
      <w:r w:rsidRPr="00573ACA">
        <w:rPr>
          <w:b/>
          <w:bCs/>
        </w:rPr>
        <w:t>void</w:t>
      </w:r>
      <w:r w:rsidRPr="00573ACA">
        <w:t xml:space="preserve"> Main</w:t>
      </w:r>
      <w:r w:rsidRPr="00573ACA">
        <w:rPr>
          <w:b/>
          <w:bCs/>
        </w:rPr>
        <w:t>(string[]</w:t>
      </w:r>
      <w:r w:rsidRPr="00573ACA">
        <w:t xml:space="preserve"> args</w:t>
      </w:r>
      <w:r w:rsidRPr="00573ACA">
        <w:rPr>
          <w:b/>
          <w:bCs/>
        </w:rPr>
        <w:t>)</w:t>
      </w:r>
    </w:p>
    <w:p w14:paraId="7D24A449" w14:textId="77777777" w:rsidR="00573ACA" w:rsidRPr="00573ACA" w:rsidRDefault="00573ACA" w:rsidP="00573ACA">
      <w:pPr>
        <w:pStyle w:val="ListParagraph"/>
      </w:pPr>
      <w:r w:rsidRPr="00573ACA">
        <w:rPr>
          <w:b/>
          <w:bCs/>
        </w:rPr>
        <w:t>{</w:t>
      </w:r>
    </w:p>
    <w:p w14:paraId="01BF6F12" w14:textId="77777777" w:rsidR="00573ACA" w:rsidRPr="00573ACA" w:rsidRDefault="00573ACA" w:rsidP="00573ACA">
      <w:pPr>
        <w:pStyle w:val="ListParagraph"/>
      </w:pPr>
      <w:r w:rsidRPr="00573ACA">
        <w:t>// Initializes the configuration for the web application</w:t>
      </w:r>
    </w:p>
    <w:p w14:paraId="2814C468" w14:textId="77777777" w:rsidR="00573ACA" w:rsidRPr="00573ACA" w:rsidRDefault="00573ACA" w:rsidP="00573ACA">
      <w:pPr>
        <w:pStyle w:val="ListParagraph"/>
      </w:pPr>
      <w:r w:rsidRPr="00573ACA">
        <w:t>var builder = WebApplication.CreateBuilder</w:t>
      </w:r>
      <w:r w:rsidRPr="00573ACA">
        <w:rPr>
          <w:b/>
          <w:bCs/>
        </w:rPr>
        <w:t>(</w:t>
      </w:r>
      <w:r w:rsidRPr="00573ACA">
        <w:t>args</w:t>
      </w:r>
      <w:r w:rsidRPr="00573ACA">
        <w:rPr>
          <w:b/>
          <w:bCs/>
        </w:rPr>
        <w:t>)</w:t>
      </w:r>
      <w:r w:rsidRPr="00573ACA">
        <w:t>;</w:t>
      </w:r>
    </w:p>
    <w:p w14:paraId="3FBF8C78" w14:textId="77777777" w:rsidR="00573ACA" w:rsidRPr="00573ACA" w:rsidRDefault="00573ACA" w:rsidP="00573ACA">
      <w:pPr>
        <w:pStyle w:val="ListParagraph"/>
      </w:pPr>
      <w:r w:rsidRPr="00573ACA">
        <w:t>// Builds the web application based on the configured settings</w:t>
      </w:r>
    </w:p>
    <w:p w14:paraId="327CBB66" w14:textId="77777777" w:rsidR="00573ACA" w:rsidRPr="00573ACA" w:rsidRDefault="00573ACA" w:rsidP="00573ACA">
      <w:pPr>
        <w:pStyle w:val="ListParagraph"/>
      </w:pPr>
      <w:r w:rsidRPr="00573ACA">
        <w:t>var app = builder.Build</w:t>
      </w:r>
      <w:r w:rsidRPr="00573ACA">
        <w:rPr>
          <w:b/>
          <w:bCs/>
        </w:rPr>
        <w:t>()</w:t>
      </w:r>
      <w:r w:rsidRPr="00573ACA">
        <w:t>;</w:t>
      </w:r>
    </w:p>
    <w:p w14:paraId="762E0FCB" w14:textId="77777777" w:rsidR="00573ACA" w:rsidRPr="00573ACA" w:rsidRDefault="00573ACA" w:rsidP="00573ACA">
      <w:pPr>
        <w:pStyle w:val="ListParagraph"/>
      </w:pPr>
      <w:r w:rsidRPr="00573ACA">
        <w:t>//Configuring New Inline Middleware Component using Run Extension Method</w:t>
      </w:r>
    </w:p>
    <w:p w14:paraId="6020D37C" w14:textId="77777777" w:rsidR="00573ACA" w:rsidRPr="00573ACA" w:rsidRDefault="00573ACA" w:rsidP="00573ACA">
      <w:pPr>
        <w:pStyle w:val="ListParagraph"/>
      </w:pPr>
      <w:r w:rsidRPr="00573ACA">
        <w:t>app.Run</w:t>
      </w:r>
      <w:r w:rsidRPr="00573ACA">
        <w:rPr>
          <w:b/>
          <w:bCs/>
        </w:rPr>
        <w:t>(</w:t>
      </w:r>
      <w:r w:rsidRPr="00573ACA">
        <w:t>FirstMiddleware</w:t>
      </w:r>
      <w:r w:rsidRPr="00573ACA">
        <w:rPr>
          <w:b/>
          <w:bCs/>
        </w:rPr>
        <w:t>)</w:t>
      </w:r>
      <w:r w:rsidRPr="00573ACA">
        <w:t>;</w:t>
      </w:r>
    </w:p>
    <w:p w14:paraId="665E15E2" w14:textId="77777777" w:rsidR="00573ACA" w:rsidRPr="00573ACA" w:rsidRDefault="00573ACA" w:rsidP="00573ACA">
      <w:pPr>
        <w:pStyle w:val="ListParagraph"/>
      </w:pPr>
      <w:r w:rsidRPr="00573ACA">
        <w:t>// Starts the web application which begins listening for incoming requests</w:t>
      </w:r>
    </w:p>
    <w:p w14:paraId="427A7723" w14:textId="77777777" w:rsidR="00573ACA" w:rsidRPr="00573ACA" w:rsidRDefault="00573ACA" w:rsidP="00573ACA">
      <w:pPr>
        <w:pStyle w:val="ListParagraph"/>
      </w:pPr>
      <w:r w:rsidRPr="00573ACA">
        <w:t>app.Run</w:t>
      </w:r>
      <w:r w:rsidRPr="00573ACA">
        <w:rPr>
          <w:b/>
          <w:bCs/>
        </w:rPr>
        <w:t>()</w:t>
      </w:r>
      <w:r w:rsidRPr="00573ACA">
        <w:t>;</w:t>
      </w:r>
    </w:p>
    <w:p w14:paraId="6F39531A" w14:textId="77777777" w:rsidR="00573ACA" w:rsidRPr="00573ACA" w:rsidRDefault="00573ACA" w:rsidP="00573ACA">
      <w:pPr>
        <w:pStyle w:val="ListParagraph"/>
      </w:pPr>
      <w:r w:rsidRPr="00573ACA">
        <w:rPr>
          <w:b/>
          <w:bCs/>
        </w:rPr>
        <w:t>}</w:t>
      </w:r>
    </w:p>
    <w:p w14:paraId="0536010A" w14:textId="77777777" w:rsidR="00573ACA" w:rsidRPr="00573ACA" w:rsidRDefault="00573ACA" w:rsidP="00573ACA">
      <w:pPr>
        <w:pStyle w:val="ListParagraph"/>
      </w:pPr>
      <w:r w:rsidRPr="00573ACA">
        <w:t>//This method signature must be the same as the RequestDelegate signature</w:t>
      </w:r>
    </w:p>
    <w:p w14:paraId="03D28207" w14:textId="77777777" w:rsidR="00573ACA" w:rsidRPr="00573ACA" w:rsidRDefault="00573ACA" w:rsidP="00573ACA">
      <w:pPr>
        <w:pStyle w:val="ListParagraph"/>
      </w:pPr>
      <w:r w:rsidRPr="00573ACA">
        <w:rPr>
          <w:b/>
          <w:bCs/>
        </w:rPr>
        <w:t>private</w:t>
      </w:r>
      <w:r w:rsidRPr="00573ACA">
        <w:t xml:space="preserve"> </w:t>
      </w:r>
      <w:r w:rsidRPr="00573ACA">
        <w:rPr>
          <w:b/>
          <w:bCs/>
        </w:rPr>
        <w:t>static</w:t>
      </w:r>
      <w:r w:rsidRPr="00573ACA">
        <w:t xml:space="preserve"> </w:t>
      </w:r>
      <w:r w:rsidRPr="00573ACA">
        <w:rPr>
          <w:b/>
          <w:bCs/>
        </w:rPr>
        <w:t>async</w:t>
      </w:r>
      <w:r w:rsidRPr="00573ACA">
        <w:t xml:space="preserve"> Task FirstMiddleware</w:t>
      </w:r>
      <w:r w:rsidRPr="00573ACA">
        <w:rPr>
          <w:b/>
          <w:bCs/>
        </w:rPr>
        <w:t>(</w:t>
      </w:r>
      <w:r w:rsidRPr="00573ACA">
        <w:t>HttpContext context</w:t>
      </w:r>
      <w:r w:rsidRPr="00573ACA">
        <w:rPr>
          <w:b/>
          <w:bCs/>
        </w:rPr>
        <w:t>)</w:t>
      </w:r>
    </w:p>
    <w:p w14:paraId="3DD2EC28" w14:textId="77777777" w:rsidR="00573ACA" w:rsidRPr="00573ACA" w:rsidRDefault="00573ACA" w:rsidP="00573ACA">
      <w:pPr>
        <w:pStyle w:val="ListParagraph"/>
      </w:pPr>
      <w:r w:rsidRPr="00573ACA">
        <w:rPr>
          <w:b/>
          <w:bCs/>
        </w:rPr>
        <w:lastRenderedPageBreak/>
        <w:t>{</w:t>
      </w:r>
    </w:p>
    <w:p w14:paraId="5FBA9B69" w14:textId="77777777" w:rsidR="00573ACA" w:rsidRPr="00573ACA" w:rsidRDefault="00573ACA" w:rsidP="00573ACA">
      <w:pPr>
        <w:pStyle w:val="ListParagraph"/>
      </w:pPr>
      <w:r w:rsidRPr="00573ACA">
        <w:t>//Using context object, we can access both Request and Response</w:t>
      </w:r>
    </w:p>
    <w:p w14:paraId="14E90608" w14:textId="77777777" w:rsidR="00573ACA" w:rsidRPr="00573ACA" w:rsidRDefault="00573ACA" w:rsidP="00573ACA">
      <w:pPr>
        <w:pStyle w:val="ListParagraph"/>
      </w:pPr>
      <w:r w:rsidRPr="00573ACA">
        <w:rPr>
          <w:b/>
          <w:bCs/>
        </w:rPr>
        <w:t>await</w:t>
      </w:r>
      <w:r w:rsidRPr="00573ACA">
        <w:t xml:space="preserve"> context.Response.WriteAsync</w:t>
      </w:r>
      <w:r w:rsidRPr="00573ACA">
        <w:rPr>
          <w:b/>
          <w:bCs/>
        </w:rPr>
        <w:t>(</w:t>
      </w:r>
      <w:r w:rsidRPr="00573ACA">
        <w:t>"Getting Response from First Middleware"</w:t>
      </w:r>
      <w:r w:rsidRPr="00573ACA">
        <w:rPr>
          <w:b/>
          <w:bCs/>
        </w:rPr>
        <w:t>)</w:t>
      </w:r>
      <w:r w:rsidRPr="00573ACA">
        <w:t>;</w:t>
      </w:r>
    </w:p>
    <w:p w14:paraId="4A991030" w14:textId="77777777" w:rsidR="00573ACA" w:rsidRPr="00573ACA" w:rsidRDefault="00573ACA" w:rsidP="00573ACA">
      <w:pPr>
        <w:pStyle w:val="ListParagraph"/>
      </w:pPr>
      <w:r w:rsidRPr="00573ACA">
        <w:rPr>
          <w:b/>
          <w:bCs/>
        </w:rPr>
        <w:t>}</w:t>
      </w:r>
    </w:p>
    <w:p w14:paraId="6D0ECC83" w14:textId="77777777" w:rsidR="00573ACA" w:rsidRPr="00573ACA" w:rsidRDefault="00573ACA" w:rsidP="00573ACA">
      <w:pPr>
        <w:pStyle w:val="ListParagraph"/>
      </w:pPr>
      <w:r w:rsidRPr="00573ACA">
        <w:rPr>
          <w:b/>
          <w:bCs/>
        </w:rPr>
        <w:t>}</w:t>
      </w:r>
    </w:p>
    <w:p w14:paraId="6BC8BDF1" w14:textId="77777777" w:rsidR="00573ACA" w:rsidRPr="00573ACA" w:rsidRDefault="00573ACA" w:rsidP="00573ACA">
      <w:pPr>
        <w:pStyle w:val="ListParagraph"/>
      </w:pPr>
      <w:r w:rsidRPr="00573ACA">
        <w:rPr>
          <w:b/>
          <w:bCs/>
        </w:rPr>
        <w:t>}</w:t>
      </w:r>
    </w:p>
    <w:p w14:paraId="0F2BA63D" w14:textId="77777777" w:rsidR="00573ACA" w:rsidRPr="00573ACA" w:rsidRDefault="00573ACA" w:rsidP="00573ACA">
      <w:pPr>
        <w:pStyle w:val="ListParagraph"/>
      </w:pPr>
      <w:r w:rsidRPr="00573ACA">
        <w:t>In this example, the FirstMiddleware method is defined separately and then passed to the Run extension method. Now, run the application, and you should see the same output.</w:t>
      </w:r>
    </w:p>
    <w:p w14:paraId="189523FD" w14:textId="77777777" w:rsidR="00573ACA" w:rsidRPr="00573ACA" w:rsidRDefault="00573ACA" w:rsidP="00573ACA">
      <w:pPr>
        <w:pStyle w:val="ListParagraph"/>
        <w:rPr>
          <w:b/>
          <w:bCs/>
        </w:rPr>
      </w:pPr>
      <w:r w:rsidRPr="00573ACA">
        <w:rPr>
          <w:b/>
          <w:bCs/>
        </w:rPr>
        <w:t>Adding Multiple Middleware Components into the Request Processing Pipeline:</w:t>
      </w:r>
    </w:p>
    <w:p w14:paraId="2C9272BC" w14:textId="77777777" w:rsidR="00573ACA" w:rsidRPr="00573ACA" w:rsidRDefault="00573ACA" w:rsidP="00573ACA">
      <w:pPr>
        <w:pStyle w:val="ListParagraph"/>
      </w:pPr>
      <w:r w:rsidRPr="00573ACA">
        <w:t>Let us modify the Program class as follows to add two custom inline middleware components to the Request processing pipeline.</w:t>
      </w:r>
    </w:p>
    <w:p w14:paraId="09485743" w14:textId="77777777" w:rsidR="00573ACA" w:rsidRPr="00573ACA" w:rsidRDefault="00573ACA" w:rsidP="00573ACA">
      <w:pPr>
        <w:pStyle w:val="ListParagraph"/>
      </w:pPr>
      <w:r w:rsidRPr="00573ACA">
        <w:rPr>
          <w:b/>
          <w:bCs/>
        </w:rPr>
        <w:t xml:space="preserve">namespace </w:t>
      </w:r>
      <w:r w:rsidRPr="00573ACA">
        <w:rPr>
          <w:i/>
          <w:iCs/>
        </w:rPr>
        <w:t>FirstCoreWebApplication</w:t>
      </w:r>
    </w:p>
    <w:p w14:paraId="37486B53" w14:textId="77777777" w:rsidR="00573ACA" w:rsidRPr="00573ACA" w:rsidRDefault="00573ACA" w:rsidP="00573ACA">
      <w:pPr>
        <w:pStyle w:val="ListParagraph"/>
      </w:pPr>
      <w:r w:rsidRPr="00573ACA">
        <w:rPr>
          <w:b/>
          <w:bCs/>
        </w:rPr>
        <w:t>{</w:t>
      </w:r>
    </w:p>
    <w:p w14:paraId="704A1BA7" w14:textId="77777777" w:rsidR="00573ACA" w:rsidRPr="00573ACA" w:rsidRDefault="00573ACA" w:rsidP="00573ACA">
      <w:pPr>
        <w:pStyle w:val="ListParagraph"/>
      </w:pPr>
      <w:r w:rsidRPr="00573ACA">
        <w:rPr>
          <w:b/>
          <w:bCs/>
        </w:rPr>
        <w:t>public</w:t>
      </w:r>
      <w:r w:rsidRPr="00573ACA">
        <w:t xml:space="preserve"> </w:t>
      </w:r>
      <w:r w:rsidRPr="00573ACA">
        <w:rPr>
          <w:b/>
          <w:bCs/>
        </w:rPr>
        <w:t>class</w:t>
      </w:r>
      <w:r w:rsidRPr="00573ACA">
        <w:t xml:space="preserve"> Program</w:t>
      </w:r>
    </w:p>
    <w:p w14:paraId="6613C0F7" w14:textId="77777777" w:rsidR="00573ACA" w:rsidRPr="00573ACA" w:rsidRDefault="00573ACA" w:rsidP="00573ACA">
      <w:pPr>
        <w:pStyle w:val="ListParagraph"/>
      </w:pPr>
      <w:r w:rsidRPr="00573ACA">
        <w:rPr>
          <w:b/>
          <w:bCs/>
        </w:rPr>
        <w:t>{</w:t>
      </w:r>
    </w:p>
    <w:p w14:paraId="1EDEA1C5" w14:textId="77777777" w:rsidR="00573ACA" w:rsidRPr="00573ACA" w:rsidRDefault="00573ACA" w:rsidP="00573ACA">
      <w:pPr>
        <w:pStyle w:val="ListParagraph"/>
      </w:pPr>
      <w:r w:rsidRPr="00573ACA">
        <w:rPr>
          <w:b/>
          <w:bCs/>
        </w:rPr>
        <w:t>public</w:t>
      </w:r>
      <w:r w:rsidRPr="00573ACA">
        <w:t xml:space="preserve"> </w:t>
      </w:r>
      <w:r w:rsidRPr="00573ACA">
        <w:rPr>
          <w:b/>
          <w:bCs/>
        </w:rPr>
        <w:t>static</w:t>
      </w:r>
      <w:r w:rsidRPr="00573ACA">
        <w:t xml:space="preserve"> </w:t>
      </w:r>
      <w:r w:rsidRPr="00573ACA">
        <w:rPr>
          <w:b/>
          <w:bCs/>
        </w:rPr>
        <w:t>void</w:t>
      </w:r>
      <w:r w:rsidRPr="00573ACA">
        <w:t xml:space="preserve"> Main</w:t>
      </w:r>
      <w:r w:rsidRPr="00573ACA">
        <w:rPr>
          <w:b/>
          <w:bCs/>
        </w:rPr>
        <w:t>(string[]</w:t>
      </w:r>
      <w:r w:rsidRPr="00573ACA">
        <w:t xml:space="preserve"> args</w:t>
      </w:r>
      <w:r w:rsidRPr="00573ACA">
        <w:rPr>
          <w:b/>
          <w:bCs/>
        </w:rPr>
        <w:t>)</w:t>
      </w:r>
    </w:p>
    <w:p w14:paraId="5DF0B478" w14:textId="77777777" w:rsidR="00573ACA" w:rsidRPr="00573ACA" w:rsidRDefault="00573ACA" w:rsidP="00573ACA">
      <w:pPr>
        <w:pStyle w:val="ListParagraph"/>
      </w:pPr>
      <w:r w:rsidRPr="00573ACA">
        <w:rPr>
          <w:b/>
          <w:bCs/>
        </w:rPr>
        <w:t>{</w:t>
      </w:r>
    </w:p>
    <w:p w14:paraId="76483861" w14:textId="77777777" w:rsidR="00573ACA" w:rsidRPr="00573ACA" w:rsidRDefault="00573ACA" w:rsidP="00573ACA">
      <w:pPr>
        <w:pStyle w:val="ListParagraph"/>
      </w:pPr>
      <w:r w:rsidRPr="00573ACA">
        <w:t>// Initializes the configuration for the web application</w:t>
      </w:r>
    </w:p>
    <w:p w14:paraId="4BA7EACE" w14:textId="77777777" w:rsidR="00573ACA" w:rsidRPr="00573ACA" w:rsidRDefault="00573ACA" w:rsidP="00573ACA">
      <w:pPr>
        <w:pStyle w:val="ListParagraph"/>
      </w:pPr>
      <w:r w:rsidRPr="00573ACA">
        <w:t>var builder = WebApplication.CreateBuilder</w:t>
      </w:r>
      <w:r w:rsidRPr="00573ACA">
        <w:rPr>
          <w:b/>
          <w:bCs/>
        </w:rPr>
        <w:t>(</w:t>
      </w:r>
      <w:r w:rsidRPr="00573ACA">
        <w:t>args</w:t>
      </w:r>
      <w:r w:rsidRPr="00573ACA">
        <w:rPr>
          <w:b/>
          <w:bCs/>
        </w:rPr>
        <w:t>)</w:t>
      </w:r>
      <w:r w:rsidRPr="00573ACA">
        <w:t>;</w:t>
      </w:r>
    </w:p>
    <w:p w14:paraId="03E7CD90" w14:textId="77777777" w:rsidR="00573ACA" w:rsidRPr="00573ACA" w:rsidRDefault="00573ACA" w:rsidP="00573ACA">
      <w:pPr>
        <w:pStyle w:val="ListParagraph"/>
      </w:pPr>
      <w:r w:rsidRPr="00573ACA">
        <w:t>// Builds the web application based on the configured settings</w:t>
      </w:r>
    </w:p>
    <w:p w14:paraId="6EC5AFED" w14:textId="77777777" w:rsidR="00573ACA" w:rsidRPr="00573ACA" w:rsidRDefault="00573ACA" w:rsidP="00573ACA">
      <w:pPr>
        <w:pStyle w:val="ListParagraph"/>
      </w:pPr>
      <w:r w:rsidRPr="00573ACA">
        <w:t>var app = builder.Build</w:t>
      </w:r>
      <w:r w:rsidRPr="00573ACA">
        <w:rPr>
          <w:b/>
          <w:bCs/>
        </w:rPr>
        <w:t>()</w:t>
      </w:r>
      <w:r w:rsidRPr="00573ACA">
        <w:t>;</w:t>
      </w:r>
    </w:p>
    <w:p w14:paraId="30FB1427" w14:textId="77777777" w:rsidR="00573ACA" w:rsidRPr="00573ACA" w:rsidRDefault="00573ACA" w:rsidP="00573ACA">
      <w:pPr>
        <w:pStyle w:val="ListParagraph"/>
      </w:pPr>
      <w:r w:rsidRPr="00573ACA">
        <w:t>//Configuring First Middleware Component using Run Extension Method</w:t>
      </w:r>
    </w:p>
    <w:p w14:paraId="2B40FC27" w14:textId="77777777" w:rsidR="00573ACA" w:rsidRPr="00573ACA" w:rsidRDefault="00573ACA" w:rsidP="00573ACA">
      <w:pPr>
        <w:pStyle w:val="ListParagraph"/>
      </w:pPr>
      <w:r w:rsidRPr="00573ACA">
        <w:t>app.Run</w:t>
      </w:r>
      <w:r w:rsidRPr="00573ACA">
        <w:rPr>
          <w:b/>
          <w:bCs/>
        </w:rPr>
        <w:t>(async</w:t>
      </w:r>
      <w:r w:rsidRPr="00573ACA">
        <w:t xml:space="preserve"> </w:t>
      </w:r>
      <w:r w:rsidRPr="00573ACA">
        <w:rPr>
          <w:b/>
          <w:bCs/>
        </w:rPr>
        <w:t>(</w:t>
      </w:r>
      <w:r w:rsidRPr="00573ACA">
        <w:t>context</w:t>
      </w:r>
      <w:r w:rsidRPr="00573ACA">
        <w:rPr>
          <w:b/>
          <w:bCs/>
        </w:rPr>
        <w:t>)</w:t>
      </w:r>
      <w:r w:rsidRPr="00573ACA">
        <w:t xml:space="preserve"> =</w:t>
      </w:r>
      <w:r w:rsidRPr="00573ACA">
        <w:rPr>
          <w:b/>
          <w:bCs/>
        </w:rPr>
        <w:t>&gt;</w:t>
      </w:r>
    </w:p>
    <w:p w14:paraId="771631CA" w14:textId="77777777" w:rsidR="00573ACA" w:rsidRPr="00573ACA" w:rsidRDefault="00573ACA" w:rsidP="00573ACA">
      <w:pPr>
        <w:pStyle w:val="ListParagraph"/>
      </w:pPr>
      <w:r w:rsidRPr="00573ACA">
        <w:rPr>
          <w:b/>
          <w:bCs/>
        </w:rPr>
        <w:t>{</w:t>
      </w:r>
    </w:p>
    <w:p w14:paraId="2981197B" w14:textId="77777777" w:rsidR="00573ACA" w:rsidRPr="00573ACA" w:rsidRDefault="00573ACA" w:rsidP="00573ACA">
      <w:pPr>
        <w:pStyle w:val="ListParagraph"/>
      </w:pPr>
      <w:r w:rsidRPr="00573ACA">
        <w:rPr>
          <w:b/>
          <w:bCs/>
        </w:rPr>
        <w:t>await</w:t>
      </w:r>
      <w:r w:rsidRPr="00573ACA">
        <w:t xml:space="preserve"> context.Response.WriteAsync</w:t>
      </w:r>
      <w:r w:rsidRPr="00573ACA">
        <w:rPr>
          <w:b/>
          <w:bCs/>
        </w:rPr>
        <w:t>(</w:t>
      </w:r>
      <w:r w:rsidRPr="00573ACA">
        <w:t>"Getting Response from First Middleware"</w:t>
      </w:r>
      <w:r w:rsidRPr="00573ACA">
        <w:rPr>
          <w:b/>
          <w:bCs/>
        </w:rPr>
        <w:t>)</w:t>
      </w:r>
      <w:r w:rsidRPr="00573ACA">
        <w:t>;</w:t>
      </w:r>
    </w:p>
    <w:p w14:paraId="58BB4A57" w14:textId="77777777" w:rsidR="00573ACA" w:rsidRPr="00573ACA" w:rsidRDefault="00573ACA" w:rsidP="00573ACA">
      <w:pPr>
        <w:pStyle w:val="ListParagraph"/>
      </w:pPr>
      <w:r w:rsidRPr="00573ACA">
        <w:rPr>
          <w:b/>
          <w:bCs/>
        </w:rPr>
        <w:t>})</w:t>
      </w:r>
      <w:r w:rsidRPr="00573ACA">
        <w:t>;</w:t>
      </w:r>
    </w:p>
    <w:p w14:paraId="241FD076" w14:textId="77777777" w:rsidR="00573ACA" w:rsidRPr="00573ACA" w:rsidRDefault="00573ACA" w:rsidP="00573ACA">
      <w:pPr>
        <w:pStyle w:val="ListParagraph"/>
      </w:pPr>
      <w:r w:rsidRPr="00573ACA">
        <w:t>//Configuring Second Middleware Component using Run Extension Method</w:t>
      </w:r>
    </w:p>
    <w:p w14:paraId="738D0512" w14:textId="77777777" w:rsidR="00573ACA" w:rsidRPr="00573ACA" w:rsidRDefault="00573ACA" w:rsidP="00573ACA">
      <w:pPr>
        <w:pStyle w:val="ListParagraph"/>
      </w:pPr>
      <w:r w:rsidRPr="00573ACA">
        <w:t>app.Run</w:t>
      </w:r>
      <w:r w:rsidRPr="00573ACA">
        <w:rPr>
          <w:b/>
          <w:bCs/>
        </w:rPr>
        <w:t>(async</w:t>
      </w:r>
      <w:r w:rsidRPr="00573ACA">
        <w:t xml:space="preserve"> </w:t>
      </w:r>
      <w:r w:rsidRPr="00573ACA">
        <w:rPr>
          <w:b/>
          <w:bCs/>
        </w:rPr>
        <w:t>(</w:t>
      </w:r>
      <w:r w:rsidRPr="00573ACA">
        <w:t>context</w:t>
      </w:r>
      <w:r w:rsidRPr="00573ACA">
        <w:rPr>
          <w:b/>
          <w:bCs/>
        </w:rPr>
        <w:t>)</w:t>
      </w:r>
      <w:r w:rsidRPr="00573ACA">
        <w:t xml:space="preserve"> =</w:t>
      </w:r>
      <w:r w:rsidRPr="00573ACA">
        <w:rPr>
          <w:b/>
          <w:bCs/>
        </w:rPr>
        <w:t>&gt;</w:t>
      </w:r>
    </w:p>
    <w:p w14:paraId="04088B50" w14:textId="77777777" w:rsidR="00573ACA" w:rsidRPr="00573ACA" w:rsidRDefault="00573ACA" w:rsidP="00573ACA">
      <w:pPr>
        <w:pStyle w:val="ListParagraph"/>
      </w:pPr>
      <w:r w:rsidRPr="00573ACA">
        <w:rPr>
          <w:b/>
          <w:bCs/>
        </w:rPr>
        <w:t>{</w:t>
      </w:r>
    </w:p>
    <w:p w14:paraId="56D534A2" w14:textId="77777777" w:rsidR="00573ACA" w:rsidRPr="00573ACA" w:rsidRDefault="00573ACA" w:rsidP="00573ACA">
      <w:pPr>
        <w:pStyle w:val="ListParagraph"/>
      </w:pPr>
      <w:r w:rsidRPr="00573ACA">
        <w:rPr>
          <w:b/>
          <w:bCs/>
        </w:rPr>
        <w:t>await</w:t>
      </w:r>
      <w:r w:rsidRPr="00573ACA">
        <w:t xml:space="preserve"> context.Response.WriteAsync</w:t>
      </w:r>
      <w:r w:rsidRPr="00573ACA">
        <w:rPr>
          <w:b/>
          <w:bCs/>
        </w:rPr>
        <w:t>(</w:t>
      </w:r>
      <w:r w:rsidRPr="00573ACA">
        <w:t>"Getting Response from Second Middleware"</w:t>
      </w:r>
      <w:r w:rsidRPr="00573ACA">
        <w:rPr>
          <w:b/>
          <w:bCs/>
        </w:rPr>
        <w:t>)</w:t>
      </w:r>
      <w:r w:rsidRPr="00573ACA">
        <w:t>;</w:t>
      </w:r>
    </w:p>
    <w:p w14:paraId="4C510A03" w14:textId="77777777" w:rsidR="00573ACA" w:rsidRPr="00573ACA" w:rsidRDefault="00573ACA" w:rsidP="00573ACA">
      <w:pPr>
        <w:pStyle w:val="ListParagraph"/>
      </w:pPr>
      <w:r w:rsidRPr="00573ACA">
        <w:rPr>
          <w:b/>
          <w:bCs/>
        </w:rPr>
        <w:t>})</w:t>
      </w:r>
      <w:r w:rsidRPr="00573ACA">
        <w:t>;</w:t>
      </w:r>
    </w:p>
    <w:p w14:paraId="5BF9E2CA" w14:textId="77777777" w:rsidR="00573ACA" w:rsidRPr="00573ACA" w:rsidRDefault="00573ACA" w:rsidP="00573ACA">
      <w:pPr>
        <w:pStyle w:val="ListParagraph"/>
      </w:pPr>
      <w:r w:rsidRPr="00573ACA">
        <w:t>// Starts the web application which begins listening for incoming requests</w:t>
      </w:r>
    </w:p>
    <w:p w14:paraId="1C7E4716" w14:textId="77777777" w:rsidR="00573ACA" w:rsidRPr="00573ACA" w:rsidRDefault="00573ACA" w:rsidP="00573ACA">
      <w:pPr>
        <w:pStyle w:val="ListParagraph"/>
      </w:pPr>
      <w:r w:rsidRPr="00573ACA">
        <w:t>app.Run</w:t>
      </w:r>
      <w:r w:rsidRPr="00573ACA">
        <w:rPr>
          <w:b/>
          <w:bCs/>
        </w:rPr>
        <w:t>()</w:t>
      </w:r>
      <w:r w:rsidRPr="00573ACA">
        <w:t>;</w:t>
      </w:r>
    </w:p>
    <w:p w14:paraId="3379D974" w14:textId="77777777" w:rsidR="00573ACA" w:rsidRPr="00573ACA" w:rsidRDefault="00573ACA" w:rsidP="00573ACA">
      <w:pPr>
        <w:pStyle w:val="ListParagraph"/>
      </w:pPr>
      <w:r w:rsidRPr="00573ACA">
        <w:rPr>
          <w:b/>
          <w:bCs/>
        </w:rPr>
        <w:t>}</w:t>
      </w:r>
    </w:p>
    <w:p w14:paraId="64981566" w14:textId="77777777" w:rsidR="00573ACA" w:rsidRPr="00573ACA" w:rsidRDefault="00573ACA" w:rsidP="00573ACA">
      <w:pPr>
        <w:pStyle w:val="ListParagraph"/>
      </w:pPr>
      <w:r w:rsidRPr="00573ACA">
        <w:rPr>
          <w:b/>
          <w:bCs/>
        </w:rPr>
        <w:t>}</w:t>
      </w:r>
    </w:p>
    <w:p w14:paraId="3979D73A" w14:textId="77777777" w:rsidR="00573ACA" w:rsidRPr="00573ACA" w:rsidRDefault="00573ACA" w:rsidP="00573ACA">
      <w:pPr>
        <w:pStyle w:val="ListParagraph"/>
      </w:pPr>
      <w:r w:rsidRPr="00573ACA">
        <w:rPr>
          <w:b/>
          <w:bCs/>
        </w:rPr>
        <w:t>}</w:t>
      </w:r>
    </w:p>
    <w:p w14:paraId="12429880" w14:textId="77777777" w:rsidR="00573ACA" w:rsidRPr="00573ACA" w:rsidRDefault="00573ACA" w:rsidP="00573ACA">
      <w:pPr>
        <w:pStyle w:val="ListParagraph"/>
      </w:pPr>
      <w:r w:rsidRPr="00573ACA">
        <w:t>Now, we have two middleware components registered using the Run() extension method. Run the application, and you will get the following output.</w:t>
      </w:r>
    </w:p>
    <w:p w14:paraId="1FE12478" w14:textId="517FBFEF" w:rsidR="00573ACA" w:rsidRPr="00573ACA" w:rsidRDefault="00573ACA" w:rsidP="00573ACA">
      <w:pPr>
        <w:pStyle w:val="ListParagraph"/>
      </w:pPr>
      <w:r w:rsidRPr="00573ACA">
        <w:rPr>
          <w:b/>
          <w:bCs/>
          <w:noProof/>
        </w:rPr>
        <w:lastRenderedPageBreak/>
        <mc:AlternateContent>
          <mc:Choice Requires="wps">
            <w:drawing>
              <wp:inline distT="0" distB="0" distL="0" distR="0" wp14:anchorId="4E190B71" wp14:editId="1B70CD46">
                <wp:extent cx="4762500" cy="1470660"/>
                <wp:effectExtent l="0" t="0" r="0" b="0"/>
                <wp:docPr id="225454835" name="Rectangle 22" descr="Adding Multiple Middleware Components into the Request Processing Pipelin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62500" cy="1470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3FDA6A" id="Rectangle 22" o:spid="_x0000_s1026" alt="Adding Multiple Middleware Components into the Request Processing Pipeline" style="width:375pt;height:11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" filled="f" stroked="f">
                <o:lock v:ext="edit" aspectratio="t"/>
                <w10:anchorlock/>
              </v:rect>
            </w:pict>
          </mc:Fallback>
        </mc:AlternateContent>
      </w:r>
    </w:p>
    <w:p w14:paraId="1B40CB64" w14:textId="77777777" w:rsidR="00573ACA" w:rsidRPr="00573ACA" w:rsidRDefault="00573ACA" w:rsidP="00573ACA">
      <w:pPr>
        <w:pStyle w:val="ListParagraph"/>
      </w:pPr>
      <w:r w:rsidRPr="00573ACA">
        <w:t>The output is coming from the first middleware component. When we register a middleware component using the Run() extension method, that component becomes a terminal component, which means it will not call the next middleware component in the request processing pipeline.</w:t>
      </w:r>
    </w:p>
    <w:p w14:paraId="1FC76CDC" w14:textId="77777777" w:rsidR="00573ACA" w:rsidRPr="00573ACA" w:rsidRDefault="00573ACA" w:rsidP="00573ACA">
      <w:pPr>
        <w:pStyle w:val="ListParagraph"/>
      </w:pPr>
      <w:r w:rsidRPr="00573ACA">
        <w:t>Then, the question that should come to your mind is how to call the next middleware component in the request processing pipeline. The answer is to register the middleware component using the Use extension method.</w:t>
      </w:r>
    </w:p>
    <w:p w14:paraId="40A7E9DF" w14:textId="77777777" w:rsidR="00573ACA" w:rsidRPr="00573ACA" w:rsidRDefault="00573ACA" w:rsidP="00573ACA">
      <w:pPr>
        <w:pStyle w:val="ListParagraph"/>
        <w:rPr>
          <w:b/>
          <w:bCs/>
        </w:rPr>
      </w:pPr>
      <w:r w:rsidRPr="00573ACA">
        <w:rPr>
          <w:b/>
          <w:bCs/>
        </w:rPr>
        <w:t>Configuring Middleware Components Using the Use Extension Method</w:t>
      </w:r>
    </w:p>
    <w:p w14:paraId="04C3E176" w14:textId="77777777" w:rsidR="00573ACA" w:rsidRPr="00573ACA" w:rsidRDefault="00573ACA" w:rsidP="00573ACA">
      <w:pPr>
        <w:pStyle w:val="ListParagraph"/>
      </w:pPr>
      <w:r w:rsidRPr="00573ACA">
        <w:t>Let us modify the Program class code as follows to register the Middleware component using the Use extension method. As you can see below, the First middleware component is registered using the Use extension method, and the second middleware component is registered using the Run extension method.</w:t>
      </w:r>
    </w:p>
    <w:p w14:paraId="69AD3059" w14:textId="77777777" w:rsidR="00573ACA" w:rsidRPr="00573ACA" w:rsidRDefault="00573ACA" w:rsidP="00573ACA">
      <w:pPr>
        <w:pStyle w:val="ListParagraph"/>
      </w:pPr>
      <w:r w:rsidRPr="00573ACA">
        <w:t>As you can see in the code below, in the first Use Extension method, we pass two input parameters to the anonymous method, i.e., context and next. Then, we call the next method, which will call the next middleware component registered in the Request Processing Pipeline.</w:t>
      </w:r>
    </w:p>
    <w:p w14:paraId="3424C749" w14:textId="77777777" w:rsidR="00573ACA" w:rsidRPr="00573ACA" w:rsidRDefault="00573ACA" w:rsidP="00573ACA">
      <w:pPr>
        <w:pStyle w:val="ListParagraph"/>
      </w:pPr>
      <w:r w:rsidRPr="00573ACA">
        <w:rPr>
          <w:b/>
          <w:bCs/>
        </w:rPr>
        <w:t xml:space="preserve">namespace </w:t>
      </w:r>
      <w:r w:rsidRPr="00573ACA">
        <w:rPr>
          <w:i/>
          <w:iCs/>
        </w:rPr>
        <w:t>FirstCoreWebApplication</w:t>
      </w:r>
    </w:p>
    <w:p w14:paraId="01FE0627" w14:textId="77777777" w:rsidR="00573ACA" w:rsidRPr="00573ACA" w:rsidRDefault="00573ACA" w:rsidP="00573ACA">
      <w:pPr>
        <w:pStyle w:val="ListParagraph"/>
      </w:pPr>
      <w:r w:rsidRPr="00573ACA">
        <w:rPr>
          <w:b/>
          <w:bCs/>
        </w:rPr>
        <w:t>{</w:t>
      </w:r>
    </w:p>
    <w:p w14:paraId="093EB65A" w14:textId="77777777" w:rsidR="00573ACA" w:rsidRPr="00573ACA" w:rsidRDefault="00573ACA" w:rsidP="00573ACA">
      <w:pPr>
        <w:pStyle w:val="ListParagraph"/>
      </w:pPr>
      <w:r w:rsidRPr="00573ACA">
        <w:rPr>
          <w:b/>
          <w:bCs/>
        </w:rPr>
        <w:t>public</w:t>
      </w:r>
      <w:r w:rsidRPr="00573ACA">
        <w:t xml:space="preserve"> </w:t>
      </w:r>
      <w:r w:rsidRPr="00573ACA">
        <w:rPr>
          <w:b/>
          <w:bCs/>
        </w:rPr>
        <w:t>class</w:t>
      </w:r>
      <w:r w:rsidRPr="00573ACA">
        <w:t xml:space="preserve"> Program</w:t>
      </w:r>
    </w:p>
    <w:p w14:paraId="45E6464E" w14:textId="77777777" w:rsidR="00573ACA" w:rsidRPr="00573ACA" w:rsidRDefault="00573ACA" w:rsidP="00573ACA">
      <w:pPr>
        <w:pStyle w:val="ListParagraph"/>
      </w:pPr>
      <w:r w:rsidRPr="00573ACA">
        <w:rPr>
          <w:b/>
          <w:bCs/>
        </w:rPr>
        <w:t>{</w:t>
      </w:r>
    </w:p>
    <w:p w14:paraId="2E24043B" w14:textId="77777777" w:rsidR="00573ACA" w:rsidRPr="00573ACA" w:rsidRDefault="00573ACA" w:rsidP="00573ACA">
      <w:pPr>
        <w:pStyle w:val="ListParagraph"/>
      </w:pPr>
      <w:r w:rsidRPr="00573ACA">
        <w:rPr>
          <w:b/>
          <w:bCs/>
        </w:rPr>
        <w:t>public</w:t>
      </w:r>
      <w:r w:rsidRPr="00573ACA">
        <w:t xml:space="preserve"> </w:t>
      </w:r>
      <w:r w:rsidRPr="00573ACA">
        <w:rPr>
          <w:b/>
          <w:bCs/>
        </w:rPr>
        <w:t>static</w:t>
      </w:r>
      <w:r w:rsidRPr="00573ACA">
        <w:t xml:space="preserve"> </w:t>
      </w:r>
      <w:r w:rsidRPr="00573ACA">
        <w:rPr>
          <w:b/>
          <w:bCs/>
        </w:rPr>
        <w:t>void</w:t>
      </w:r>
      <w:r w:rsidRPr="00573ACA">
        <w:t xml:space="preserve"> Main</w:t>
      </w:r>
      <w:r w:rsidRPr="00573ACA">
        <w:rPr>
          <w:b/>
          <w:bCs/>
        </w:rPr>
        <w:t>(string[]</w:t>
      </w:r>
      <w:r w:rsidRPr="00573ACA">
        <w:t xml:space="preserve"> args</w:t>
      </w:r>
      <w:r w:rsidRPr="00573ACA">
        <w:rPr>
          <w:b/>
          <w:bCs/>
        </w:rPr>
        <w:t>)</w:t>
      </w:r>
    </w:p>
    <w:p w14:paraId="36C31730" w14:textId="77777777" w:rsidR="00573ACA" w:rsidRPr="00573ACA" w:rsidRDefault="00573ACA" w:rsidP="00573ACA">
      <w:pPr>
        <w:pStyle w:val="ListParagraph"/>
      </w:pPr>
      <w:r w:rsidRPr="00573ACA">
        <w:rPr>
          <w:b/>
          <w:bCs/>
        </w:rPr>
        <w:t>{</w:t>
      </w:r>
    </w:p>
    <w:p w14:paraId="755D5869" w14:textId="77777777" w:rsidR="00573ACA" w:rsidRPr="00573ACA" w:rsidRDefault="00573ACA" w:rsidP="00573ACA">
      <w:pPr>
        <w:pStyle w:val="ListParagraph"/>
      </w:pPr>
      <w:r w:rsidRPr="00573ACA">
        <w:t>// Initializes the configuration for the web application</w:t>
      </w:r>
    </w:p>
    <w:p w14:paraId="1915BB65" w14:textId="77777777" w:rsidR="00573ACA" w:rsidRPr="00573ACA" w:rsidRDefault="00573ACA" w:rsidP="00573ACA">
      <w:pPr>
        <w:pStyle w:val="ListParagraph"/>
      </w:pPr>
      <w:r w:rsidRPr="00573ACA">
        <w:t>var builder = WebApplication.CreateBuilder</w:t>
      </w:r>
      <w:r w:rsidRPr="00573ACA">
        <w:rPr>
          <w:b/>
          <w:bCs/>
        </w:rPr>
        <w:t>(</w:t>
      </w:r>
      <w:r w:rsidRPr="00573ACA">
        <w:t>args</w:t>
      </w:r>
      <w:r w:rsidRPr="00573ACA">
        <w:rPr>
          <w:b/>
          <w:bCs/>
        </w:rPr>
        <w:t>)</w:t>
      </w:r>
      <w:r w:rsidRPr="00573ACA">
        <w:t>;</w:t>
      </w:r>
    </w:p>
    <w:p w14:paraId="71C2BFEB" w14:textId="77777777" w:rsidR="00573ACA" w:rsidRPr="00573ACA" w:rsidRDefault="00573ACA" w:rsidP="00573ACA">
      <w:pPr>
        <w:pStyle w:val="ListParagraph"/>
      </w:pPr>
      <w:r w:rsidRPr="00573ACA">
        <w:t>// Builds the web application based on the configured settings</w:t>
      </w:r>
    </w:p>
    <w:p w14:paraId="57499D58" w14:textId="77777777" w:rsidR="00573ACA" w:rsidRPr="00573ACA" w:rsidRDefault="00573ACA" w:rsidP="00573ACA">
      <w:pPr>
        <w:pStyle w:val="ListParagraph"/>
      </w:pPr>
      <w:r w:rsidRPr="00573ACA">
        <w:t>var app = builder.Build</w:t>
      </w:r>
      <w:r w:rsidRPr="00573ACA">
        <w:rPr>
          <w:b/>
          <w:bCs/>
        </w:rPr>
        <w:t>()</w:t>
      </w:r>
      <w:r w:rsidRPr="00573ACA">
        <w:t>;</w:t>
      </w:r>
    </w:p>
    <w:p w14:paraId="3E26264A" w14:textId="77777777" w:rsidR="00573ACA" w:rsidRPr="00573ACA" w:rsidRDefault="00573ACA" w:rsidP="00573ACA">
      <w:pPr>
        <w:pStyle w:val="ListParagraph"/>
      </w:pPr>
      <w:r w:rsidRPr="00573ACA">
        <w:t>//Configuring First Middleware Component using Use Extension Method</w:t>
      </w:r>
    </w:p>
    <w:p w14:paraId="5897BF3F" w14:textId="77777777" w:rsidR="00573ACA" w:rsidRPr="00573ACA" w:rsidRDefault="00573ACA" w:rsidP="00573ACA">
      <w:pPr>
        <w:pStyle w:val="ListParagraph"/>
      </w:pPr>
      <w:r w:rsidRPr="00573ACA">
        <w:t>app.Use</w:t>
      </w:r>
      <w:r w:rsidRPr="00573ACA">
        <w:rPr>
          <w:b/>
          <w:bCs/>
        </w:rPr>
        <w:t>(async</w:t>
      </w:r>
      <w:r w:rsidRPr="00573ACA">
        <w:t xml:space="preserve"> </w:t>
      </w:r>
      <w:r w:rsidRPr="00573ACA">
        <w:rPr>
          <w:b/>
          <w:bCs/>
        </w:rPr>
        <w:t>(</w:t>
      </w:r>
      <w:r w:rsidRPr="00573ACA">
        <w:t>context, next</w:t>
      </w:r>
      <w:r w:rsidRPr="00573ACA">
        <w:rPr>
          <w:b/>
          <w:bCs/>
        </w:rPr>
        <w:t>)</w:t>
      </w:r>
      <w:r w:rsidRPr="00573ACA">
        <w:t xml:space="preserve"> =</w:t>
      </w:r>
      <w:r w:rsidRPr="00573ACA">
        <w:rPr>
          <w:b/>
          <w:bCs/>
        </w:rPr>
        <w:t>&gt;</w:t>
      </w:r>
    </w:p>
    <w:p w14:paraId="5090AFF9" w14:textId="77777777" w:rsidR="00573ACA" w:rsidRPr="00573ACA" w:rsidRDefault="00573ACA" w:rsidP="00573ACA">
      <w:pPr>
        <w:pStyle w:val="ListParagraph"/>
      </w:pPr>
      <w:r w:rsidRPr="00573ACA">
        <w:rPr>
          <w:b/>
          <w:bCs/>
        </w:rPr>
        <w:t>{</w:t>
      </w:r>
    </w:p>
    <w:p w14:paraId="59BBC65C" w14:textId="77777777" w:rsidR="00573ACA" w:rsidRPr="00573ACA" w:rsidRDefault="00573ACA" w:rsidP="00573ACA">
      <w:pPr>
        <w:pStyle w:val="ListParagraph"/>
      </w:pPr>
      <w:r w:rsidRPr="00573ACA">
        <w:rPr>
          <w:b/>
          <w:bCs/>
        </w:rPr>
        <w:t>await</w:t>
      </w:r>
      <w:r w:rsidRPr="00573ACA">
        <w:t xml:space="preserve"> context.Response.WriteAsync</w:t>
      </w:r>
      <w:r w:rsidRPr="00573ACA">
        <w:rPr>
          <w:b/>
          <w:bCs/>
        </w:rPr>
        <w:t>(</w:t>
      </w:r>
      <w:r w:rsidRPr="00573ACA">
        <w:t>"Getting Response from First Middleware"</w:t>
      </w:r>
      <w:r w:rsidRPr="00573ACA">
        <w:rPr>
          <w:b/>
          <w:bCs/>
        </w:rPr>
        <w:t>)</w:t>
      </w:r>
      <w:r w:rsidRPr="00573ACA">
        <w:t>;</w:t>
      </w:r>
    </w:p>
    <w:p w14:paraId="13B5AEA3" w14:textId="77777777" w:rsidR="00573ACA" w:rsidRPr="00573ACA" w:rsidRDefault="00573ACA" w:rsidP="00573ACA">
      <w:pPr>
        <w:pStyle w:val="ListParagraph"/>
      </w:pPr>
      <w:r w:rsidRPr="00573ACA">
        <w:rPr>
          <w:b/>
          <w:bCs/>
        </w:rPr>
        <w:t>await</w:t>
      </w:r>
      <w:r w:rsidRPr="00573ACA">
        <w:t xml:space="preserve"> next</w:t>
      </w:r>
      <w:r w:rsidRPr="00573ACA">
        <w:rPr>
          <w:b/>
          <w:bCs/>
        </w:rPr>
        <w:t>()</w:t>
      </w:r>
      <w:r w:rsidRPr="00573ACA">
        <w:t>;</w:t>
      </w:r>
    </w:p>
    <w:p w14:paraId="3BF95651" w14:textId="77777777" w:rsidR="00573ACA" w:rsidRPr="00573ACA" w:rsidRDefault="00573ACA" w:rsidP="00573ACA">
      <w:pPr>
        <w:pStyle w:val="ListParagraph"/>
      </w:pPr>
      <w:r w:rsidRPr="00573ACA">
        <w:rPr>
          <w:b/>
          <w:bCs/>
        </w:rPr>
        <w:t>})</w:t>
      </w:r>
      <w:r w:rsidRPr="00573ACA">
        <w:t>;</w:t>
      </w:r>
    </w:p>
    <w:p w14:paraId="6771369E" w14:textId="77777777" w:rsidR="00573ACA" w:rsidRPr="00573ACA" w:rsidRDefault="00573ACA" w:rsidP="00573ACA">
      <w:pPr>
        <w:pStyle w:val="ListParagraph"/>
      </w:pPr>
      <w:r w:rsidRPr="00573ACA">
        <w:t>//Configuring Second Middleware Component using Run Extension Method</w:t>
      </w:r>
    </w:p>
    <w:p w14:paraId="7D493964" w14:textId="77777777" w:rsidR="00573ACA" w:rsidRPr="00573ACA" w:rsidRDefault="00573ACA" w:rsidP="00573ACA">
      <w:pPr>
        <w:pStyle w:val="ListParagraph"/>
      </w:pPr>
      <w:r w:rsidRPr="00573ACA">
        <w:t>app.Run</w:t>
      </w:r>
      <w:r w:rsidRPr="00573ACA">
        <w:rPr>
          <w:b/>
          <w:bCs/>
        </w:rPr>
        <w:t>(async</w:t>
      </w:r>
      <w:r w:rsidRPr="00573ACA">
        <w:t xml:space="preserve"> </w:t>
      </w:r>
      <w:r w:rsidRPr="00573ACA">
        <w:rPr>
          <w:b/>
          <w:bCs/>
        </w:rPr>
        <w:t>(</w:t>
      </w:r>
      <w:r w:rsidRPr="00573ACA">
        <w:t>context</w:t>
      </w:r>
      <w:r w:rsidRPr="00573ACA">
        <w:rPr>
          <w:b/>
          <w:bCs/>
        </w:rPr>
        <w:t>)</w:t>
      </w:r>
      <w:r w:rsidRPr="00573ACA">
        <w:t xml:space="preserve"> =</w:t>
      </w:r>
      <w:r w:rsidRPr="00573ACA">
        <w:rPr>
          <w:b/>
          <w:bCs/>
        </w:rPr>
        <w:t>&gt;</w:t>
      </w:r>
    </w:p>
    <w:p w14:paraId="7D2BA40A" w14:textId="77777777" w:rsidR="00573ACA" w:rsidRPr="00573ACA" w:rsidRDefault="00573ACA" w:rsidP="00573ACA">
      <w:pPr>
        <w:pStyle w:val="ListParagraph"/>
      </w:pPr>
      <w:r w:rsidRPr="00573ACA">
        <w:rPr>
          <w:b/>
          <w:bCs/>
        </w:rPr>
        <w:t>{</w:t>
      </w:r>
    </w:p>
    <w:p w14:paraId="0E41176F" w14:textId="77777777" w:rsidR="00573ACA" w:rsidRPr="00573ACA" w:rsidRDefault="00573ACA" w:rsidP="00573ACA">
      <w:pPr>
        <w:pStyle w:val="ListParagraph"/>
      </w:pPr>
      <w:r w:rsidRPr="00573ACA">
        <w:rPr>
          <w:b/>
          <w:bCs/>
        </w:rPr>
        <w:t>await</w:t>
      </w:r>
      <w:r w:rsidRPr="00573ACA">
        <w:t xml:space="preserve"> context.Response.WriteAsync</w:t>
      </w:r>
      <w:r w:rsidRPr="00573ACA">
        <w:rPr>
          <w:b/>
          <w:bCs/>
        </w:rPr>
        <w:t>(</w:t>
      </w:r>
      <w:r w:rsidRPr="00573ACA">
        <w:t>"\nGetting Response from Second Middleware"</w:t>
      </w:r>
      <w:r w:rsidRPr="00573ACA">
        <w:rPr>
          <w:b/>
          <w:bCs/>
        </w:rPr>
        <w:t>)</w:t>
      </w:r>
      <w:r w:rsidRPr="00573ACA">
        <w:t>;</w:t>
      </w:r>
    </w:p>
    <w:p w14:paraId="722CC447" w14:textId="77777777" w:rsidR="00573ACA" w:rsidRPr="00573ACA" w:rsidRDefault="00573ACA" w:rsidP="00573ACA">
      <w:pPr>
        <w:pStyle w:val="ListParagraph"/>
      </w:pPr>
      <w:r w:rsidRPr="00573ACA">
        <w:rPr>
          <w:b/>
          <w:bCs/>
        </w:rPr>
        <w:t>})</w:t>
      </w:r>
      <w:r w:rsidRPr="00573ACA">
        <w:t>;</w:t>
      </w:r>
    </w:p>
    <w:p w14:paraId="3A72D885" w14:textId="77777777" w:rsidR="00573ACA" w:rsidRPr="00573ACA" w:rsidRDefault="00573ACA" w:rsidP="00573ACA">
      <w:pPr>
        <w:pStyle w:val="ListParagraph"/>
      </w:pPr>
      <w:r w:rsidRPr="00573ACA">
        <w:t>// Starts the web application which begins listening for incoming requests</w:t>
      </w:r>
    </w:p>
    <w:p w14:paraId="62E9428D" w14:textId="77777777" w:rsidR="00573ACA" w:rsidRPr="00573ACA" w:rsidRDefault="00573ACA" w:rsidP="00573ACA">
      <w:pPr>
        <w:pStyle w:val="ListParagraph"/>
      </w:pPr>
      <w:r w:rsidRPr="00573ACA">
        <w:lastRenderedPageBreak/>
        <w:t>app.Run</w:t>
      </w:r>
      <w:r w:rsidRPr="00573ACA">
        <w:rPr>
          <w:b/>
          <w:bCs/>
        </w:rPr>
        <w:t>()</w:t>
      </w:r>
      <w:r w:rsidRPr="00573ACA">
        <w:t>;</w:t>
      </w:r>
    </w:p>
    <w:p w14:paraId="29AB0C11" w14:textId="77777777" w:rsidR="00573ACA" w:rsidRPr="00573ACA" w:rsidRDefault="00573ACA" w:rsidP="00573ACA">
      <w:pPr>
        <w:pStyle w:val="ListParagraph"/>
      </w:pPr>
      <w:r w:rsidRPr="00573ACA">
        <w:rPr>
          <w:b/>
          <w:bCs/>
        </w:rPr>
        <w:t>}</w:t>
      </w:r>
    </w:p>
    <w:p w14:paraId="21FAB0C9" w14:textId="77777777" w:rsidR="00573ACA" w:rsidRPr="00573ACA" w:rsidRDefault="00573ACA" w:rsidP="00573ACA">
      <w:pPr>
        <w:pStyle w:val="ListParagraph"/>
      </w:pPr>
      <w:r w:rsidRPr="00573ACA">
        <w:rPr>
          <w:b/>
          <w:bCs/>
        </w:rPr>
        <w:t>}</w:t>
      </w:r>
    </w:p>
    <w:p w14:paraId="295CC2DF" w14:textId="77777777" w:rsidR="00573ACA" w:rsidRPr="00573ACA" w:rsidRDefault="00573ACA" w:rsidP="00573ACA">
      <w:pPr>
        <w:pStyle w:val="ListParagraph"/>
      </w:pPr>
      <w:r w:rsidRPr="00573ACA">
        <w:rPr>
          <w:b/>
          <w:bCs/>
        </w:rPr>
        <w:t>}</w:t>
      </w:r>
    </w:p>
    <w:p w14:paraId="66ACB329" w14:textId="77777777" w:rsidR="00573ACA" w:rsidRPr="00573ACA" w:rsidRDefault="00573ACA" w:rsidP="00573ACA">
      <w:pPr>
        <w:pStyle w:val="ListParagraph"/>
      </w:pPr>
      <w:r w:rsidRPr="00573ACA">
        <w:t>Now run the application, and you will see the output as expected, which is coming from both middleware components, as shown in the image below.</w:t>
      </w:r>
    </w:p>
    <w:p w14:paraId="0A62170C" w14:textId="4283ED19" w:rsidR="00573ACA" w:rsidRPr="00573ACA" w:rsidRDefault="00573ACA" w:rsidP="00573ACA">
      <w:pPr>
        <w:pStyle w:val="ListParagraph"/>
        <w:rPr>
          <w:b/>
          <w:bCs/>
        </w:rPr>
      </w:pPr>
      <w:r w:rsidRPr="00573ACA">
        <w:rPr>
          <w:b/>
          <w:bCs/>
        </w:rPr>
        <w:t>Adv</w:t>
      </w:r>
      <w:r w:rsidR="00F72D21" w:rsidRPr="00573ACA">
        <w:rPr>
          <w:b/>
          <w:bCs/>
          <w:noProof/>
        </w:rPr>
        <mc:AlternateContent>
          <mc:Choice Requires="wps">
            <w:drawing>
              <wp:inline distT="0" distB="0" distL="0" distR="0" wp14:anchorId="5A2BABC7" wp14:editId="5869C703">
                <wp:extent cx="5029200" cy="1760220"/>
                <wp:effectExtent l="0" t="0" r="0" b="0"/>
                <wp:docPr id="212922839" name="Rectangle 21" descr="Configuring Middleware Components Using the Use Extension Metho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029200" cy="1760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C4A821" id="Rectangle 21" o:spid="_x0000_s1026" alt="Configuring Middleware Components Using the Use Extension Method" style="width:396pt;height:13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" filled="f" stroked="f">
                <o:lock v:ext="edit" aspectratio="t"/>
                <w10:anchorlock/>
              </v:rect>
            </w:pict>
          </mc:Fallback>
        </mc:AlternateContent>
      </w:r>
      <w:r w:rsidRPr="00573ACA">
        <w:rPr>
          <w:b/>
          <w:bCs/>
        </w:rPr>
        <w:t>ertisements</w:t>
      </w:r>
    </w:p>
    <w:p w14:paraId="701AD118" w14:textId="77777777" w:rsidR="00573ACA" w:rsidRPr="00573ACA" w:rsidRDefault="00573ACA" w:rsidP="00573ACA">
      <w:pPr>
        <w:pStyle w:val="ListParagraph"/>
        <w:rPr>
          <w:b/>
          <w:bCs/>
        </w:rPr>
      </w:pPr>
      <w:r w:rsidRPr="00573ACA">
        <w:rPr>
          <w:b/>
          <w:bCs/>
        </w:rPr>
        <w:t>Understanding the Use Extension Method in ASP.NET Core:</w:t>
      </w:r>
    </w:p>
    <w:p w14:paraId="4FD4663A" w14:textId="77777777" w:rsidR="00573ACA" w:rsidRPr="00573ACA" w:rsidRDefault="00573ACA" w:rsidP="00573ACA">
      <w:pPr>
        <w:pStyle w:val="ListParagraph"/>
      </w:pPr>
      <w:r w:rsidRPr="00573ACA">
        <w:t>If you go to the definition of the Use extension method, you will see the following signature.</w:t>
      </w:r>
    </w:p>
    <w:p w14:paraId="2262971D" w14:textId="0579E756" w:rsidR="00573ACA" w:rsidRPr="00573ACA" w:rsidRDefault="00573ACA" w:rsidP="00573ACA">
      <w:pPr>
        <w:pStyle w:val="ListParagraph"/>
      </w:pPr>
      <w:r w:rsidRPr="00573ACA">
        <w:rPr>
          <w:b/>
          <w:bCs/>
          <w:noProof/>
        </w:rPr>
        <mc:AlternateContent>
          <mc:Choice Requires="wps">
            <w:drawing>
              <wp:inline distT="0" distB="0" distL="0" distR="0" wp14:anchorId="6802BEC3" wp14:editId="3366AFFA">
                <wp:extent cx="6918960" cy="2933700"/>
                <wp:effectExtent l="0" t="0" r="0" b="0"/>
                <wp:docPr id="958295408" name="Rectangle 20" descr="Understanding the Use Extension Method in ASP.NET Co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918960" cy="2933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119056" id="Rectangle 20" o:spid="_x0000_s1026" alt="Understanding the Use Extension Method in ASP.NET Core" style="width:544.8pt;height:2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" filled="f" stroked="f">
                <o:lock v:ext="edit" aspectratio="t"/>
                <w10:anchorlock/>
              </v:rect>
            </w:pict>
          </mc:Fallback>
        </mc:AlternateContent>
      </w:r>
    </w:p>
    <w:p w14:paraId="3B4BF76C" w14:textId="77777777" w:rsidR="00573ACA" w:rsidRPr="00573ACA" w:rsidRDefault="00573ACA" w:rsidP="00573ACA">
      <w:pPr>
        <w:pStyle w:val="ListParagraph"/>
      </w:pPr>
      <w:r w:rsidRPr="00573ACA">
        <w:t>This method has also been implemented as an extension of the IApplicationBuilder interface. This is the reason why we are able to invoke this method using the IApplicationBuilder instance. As you can see from the above definition, this method takes two input parameters. The first parameter is the HttpContext context object, through which it can access both the HTTP request and response. The second parameter is the Func type, i.e., it is a generic delegate that can handle the request or call the next middleware component in the request processing pipeline. </w:t>
      </w:r>
    </w:p>
    <w:p w14:paraId="6C5FB370" w14:textId="77777777" w:rsidR="00573ACA" w:rsidRPr="00573ACA" w:rsidRDefault="00573ACA" w:rsidP="00573ACA">
      <w:pPr>
        <w:pStyle w:val="ListParagraph"/>
        <w:rPr>
          <w:b/>
          <w:bCs/>
        </w:rPr>
      </w:pPr>
      <w:r w:rsidRPr="00573ACA">
        <w:rPr>
          <w:b/>
          <w:bCs/>
        </w:rPr>
        <w:t>Can we create a Terminal Middleware Component using the Extension method?</w:t>
      </w:r>
    </w:p>
    <w:p w14:paraId="2E73BB49" w14:textId="77777777" w:rsidR="00573ACA" w:rsidRPr="00573ACA" w:rsidRDefault="00573ACA" w:rsidP="00573ACA">
      <w:pPr>
        <w:pStyle w:val="ListParagraph"/>
      </w:pPr>
      <w:r w:rsidRPr="00573ACA">
        <w:t>Yes, it is possible to create a terminal middleware component using the Use extension method in ASP.NET Core. A terminal middleware component handles the request completely and does not call the next() delegate to pass the request to the next middleware component. In this case, we need to specify the context object and request delegate explicitly. For a better understanding, please modify the Program class as follows.</w:t>
      </w:r>
    </w:p>
    <w:p w14:paraId="28E4B311" w14:textId="77777777" w:rsidR="00573ACA" w:rsidRPr="00573ACA" w:rsidRDefault="00573ACA" w:rsidP="00573ACA">
      <w:pPr>
        <w:pStyle w:val="ListParagraph"/>
        <w:rPr>
          <w:ins w:id="0" w:author="Unknown"/>
        </w:rPr>
      </w:pPr>
      <w:r w:rsidRPr="00573ACA">
        <w:t>Advertisements</w:t>
      </w:r>
    </w:p>
    <w:p w14:paraId="68B65AF4" w14:textId="77777777" w:rsidR="00573ACA" w:rsidRPr="00573ACA" w:rsidRDefault="00573ACA" w:rsidP="00573ACA">
      <w:pPr>
        <w:pStyle w:val="ListParagraph"/>
      </w:pPr>
      <w:r w:rsidRPr="00573ACA">
        <w:rPr>
          <w:b/>
          <w:bCs/>
        </w:rPr>
        <w:lastRenderedPageBreak/>
        <w:t xml:space="preserve">namespace </w:t>
      </w:r>
      <w:r w:rsidRPr="00573ACA">
        <w:rPr>
          <w:i/>
          <w:iCs/>
        </w:rPr>
        <w:t>FirstCoreWebApplication</w:t>
      </w:r>
    </w:p>
    <w:p w14:paraId="36CC434B" w14:textId="77777777" w:rsidR="00573ACA" w:rsidRPr="00573ACA" w:rsidRDefault="00573ACA" w:rsidP="00573ACA">
      <w:pPr>
        <w:pStyle w:val="ListParagraph"/>
      </w:pPr>
      <w:r w:rsidRPr="00573ACA">
        <w:rPr>
          <w:b/>
          <w:bCs/>
        </w:rPr>
        <w:t>{</w:t>
      </w:r>
    </w:p>
    <w:p w14:paraId="553E695D" w14:textId="77777777" w:rsidR="00573ACA" w:rsidRPr="00573ACA" w:rsidRDefault="00573ACA" w:rsidP="00573ACA">
      <w:pPr>
        <w:pStyle w:val="ListParagraph"/>
      </w:pPr>
      <w:r w:rsidRPr="00573ACA">
        <w:rPr>
          <w:b/>
          <w:bCs/>
        </w:rPr>
        <w:t>public</w:t>
      </w:r>
      <w:r w:rsidRPr="00573ACA">
        <w:t xml:space="preserve"> </w:t>
      </w:r>
      <w:r w:rsidRPr="00573ACA">
        <w:rPr>
          <w:b/>
          <w:bCs/>
        </w:rPr>
        <w:t>class</w:t>
      </w:r>
      <w:r w:rsidRPr="00573ACA">
        <w:t xml:space="preserve"> Program</w:t>
      </w:r>
    </w:p>
    <w:p w14:paraId="565CFBCF" w14:textId="77777777" w:rsidR="00573ACA" w:rsidRPr="00573ACA" w:rsidRDefault="00573ACA" w:rsidP="00573ACA">
      <w:pPr>
        <w:pStyle w:val="ListParagraph"/>
      </w:pPr>
      <w:r w:rsidRPr="00573ACA">
        <w:rPr>
          <w:b/>
          <w:bCs/>
        </w:rPr>
        <w:t>{</w:t>
      </w:r>
    </w:p>
    <w:p w14:paraId="48352B09" w14:textId="77777777" w:rsidR="00573ACA" w:rsidRPr="00573ACA" w:rsidRDefault="00573ACA" w:rsidP="00573ACA">
      <w:pPr>
        <w:pStyle w:val="ListParagraph"/>
      </w:pPr>
      <w:r w:rsidRPr="00573ACA">
        <w:rPr>
          <w:b/>
          <w:bCs/>
        </w:rPr>
        <w:t>public</w:t>
      </w:r>
      <w:r w:rsidRPr="00573ACA">
        <w:t xml:space="preserve"> </w:t>
      </w:r>
      <w:r w:rsidRPr="00573ACA">
        <w:rPr>
          <w:b/>
          <w:bCs/>
        </w:rPr>
        <w:t>static</w:t>
      </w:r>
      <w:r w:rsidRPr="00573ACA">
        <w:t xml:space="preserve"> </w:t>
      </w:r>
      <w:r w:rsidRPr="00573ACA">
        <w:rPr>
          <w:b/>
          <w:bCs/>
        </w:rPr>
        <w:t>void</w:t>
      </w:r>
      <w:r w:rsidRPr="00573ACA">
        <w:t xml:space="preserve"> Main</w:t>
      </w:r>
      <w:r w:rsidRPr="00573ACA">
        <w:rPr>
          <w:b/>
          <w:bCs/>
        </w:rPr>
        <w:t>(string[]</w:t>
      </w:r>
      <w:r w:rsidRPr="00573ACA">
        <w:t xml:space="preserve"> args</w:t>
      </w:r>
      <w:r w:rsidRPr="00573ACA">
        <w:rPr>
          <w:b/>
          <w:bCs/>
        </w:rPr>
        <w:t>)</w:t>
      </w:r>
    </w:p>
    <w:p w14:paraId="3AC0D542" w14:textId="77777777" w:rsidR="00573ACA" w:rsidRPr="00573ACA" w:rsidRDefault="00573ACA" w:rsidP="00573ACA">
      <w:pPr>
        <w:pStyle w:val="ListParagraph"/>
      </w:pPr>
      <w:r w:rsidRPr="00573ACA">
        <w:rPr>
          <w:b/>
          <w:bCs/>
        </w:rPr>
        <w:t>{</w:t>
      </w:r>
    </w:p>
    <w:p w14:paraId="12C2086A" w14:textId="77777777" w:rsidR="00573ACA" w:rsidRPr="00573ACA" w:rsidRDefault="00573ACA" w:rsidP="00573ACA">
      <w:pPr>
        <w:pStyle w:val="ListParagraph"/>
      </w:pPr>
      <w:r w:rsidRPr="00573ACA">
        <w:t>// Initializes the configuration for the web application</w:t>
      </w:r>
    </w:p>
    <w:p w14:paraId="38C99044" w14:textId="77777777" w:rsidR="00573ACA" w:rsidRPr="00573ACA" w:rsidRDefault="00573ACA" w:rsidP="00573ACA">
      <w:pPr>
        <w:pStyle w:val="ListParagraph"/>
      </w:pPr>
      <w:r w:rsidRPr="00573ACA">
        <w:t>var builder = WebApplication.CreateBuilder</w:t>
      </w:r>
      <w:r w:rsidRPr="00573ACA">
        <w:rPr>
          <w:b/>
          <w:bCs/>
        </w:rPr>
        <w:t>(</w:t>
      </w:r>
      <w:r w:rsidRPr="00573ACA">
        <w:t>args</w:t>
      </w:r>
      <w:r w:rsidRPr="00573ACA">
        <w:rPr>
          <w:b/>
          <w:bCs/>
        </w:rPr>
        <w:t>)</w:t>
      </w:r>
      <w:r w:rsidRPr="00573ACA">
        <w:t>;</w:t>
      </w:r>
    </w:p>
    <w:p w14:paraId="27B05EAA" w14:textId="77777777" w:rsidR="00573ACA" w:rsidRPr="00573ACA" w:rsidRDefault="00573ACA" w:rsidP="00573ACA">
      <w:pPr>
        <w:pStyle w:val="ListParagraph"/>
      </w:pPr>
      <w:r w:rsidRPr="00573ACA">
        <w:t>// Builds the web application based on the configured settings</w:t>
      </w:r>
    </w:p>
    <w:p w14:paraId="342C710E" w14:textId="77777777" w:rsidR="00573ACA" w:rsidRPr="00573ACA" w:rsidRDefault="00573ACA" w:rsidP="00573ACA">
      <w:pPr>
        <w:pStyle w:val="ListParagraph"/>
      </w:pPr>
      <w:r w:rsidRPr="00573ACA">
        <w:t>var app = builder.Build</w:t>
      </w:r>
      <w:r w:rsidRPr="00573ACA">
        <w:rPr>
          <w:b/>
          <w:bCs/>
        </w:rPr>
        <w:t>()</w:t>
      </w:r>
      <w:r w:rsidRPr="00573ACA">
        <w:t>;</w:t>
      </w:r>
    </w:p>
    <w:p w14:paraId="27FA0300" w14:textId="77777777" w:rsidR="00573ACA" w:rsidRPr="00573ACA" w:rsidRDefault="00573ACA" w:rsidP="00573ACA">
      <w:pPr>
        <w:pStyle w:val="ListParagraph"/>
      </w:pPr>
      <w:r w:rsidRPr="00573ACA">
        <w:t>//Configuring First Middleware Component using Use Extension Method</w:t>
      </w:r>
    </w:p>
    <w:p w14:paraId="3D51D378" w14:textId="77777777" w:rsidR="00573ACA" w:rsidRPr="00573ACA" w:rsidRDefault="00573ACA" w:rsidP="00573ACA">
      <w:pPr>
        <w:pStyle w:val="ListParagraph"/>
      </w:pPr>
      <w:r w:rsidRPr="00573ACA">
        <w:t>//This will also act as a terminal Middleware Component</w:t>
      </w:r>
    </w:p>
    <w:p w14:paraId="072A6C7A" w14:textId="77777777" w:rsidR="00573ACA" w:rsidRPr="00573ACA" w:rsidRDefault="00573ACA" w:rsidP="00573ACA">
      <w:pPr>
        <w:pStyle w:val="ListParagraph"/>
      </w:pPr>
      <w:r w:rsidRPr="00573ACA">
        <w:t>app.Use</w:t>
      </w:r>
      <w:r w:rsidRPr="00573ACA">
        <w:rPr>
          <w:b/>
          <w:bCs/>
        </w:rPr>
        <w:t>(async</w:t>
      </w:r>
      <w:r w:rsidRPr="00573ACA">
        <w:t xml:space="preserve"> </w:t>
      </w:r>
      <w:r w:rsidRPr="00573ACA">
        <w:rPr>
          <w:b/>
          <w:bCs/>
        </w:rPr>
        <w:t>(</w:t>
      </w:r>
      <w:r w:rsidRPr="00573ACA">
        <w:t>HttpContext context, RequestDelegate next</w:t>
      </w:r>
      <w:r w:rsidRPr="00573ACA">
        <w:rPr>
          <w:b/>
          <w:bCs/>
        </w:rPr>
        <w:t>)</w:t>
      </w:r>
      <w:r w:rsidRPr="00573ACA">
        <w:t xml:space="preserve"> =</w:t>
      </w:r>
      <w:r w:rsidRPr="00573ACA">
        <w:rPr>
          <w:b/>
          <w:bCs/>
        </w:rPr>
        <w:t>&gt;</w:t>
      </w:r>
    </w:p>
    <w:p w14:paraId="01903B8C" w14:textId="77777777" w:rsidR="00573ACA" w:rsidRPr="00573ACA" w:rsidRDefault="00573ACA" w:rsidP="00573ACA">
      <w:pPr>
        <w:pStyle w:val="ListParagraph"/>
      </w:pPr>
      <w:r w:rsidRPr="00573ACA">
        <w:rPr>
          <w:b/>
          <w:bCs/>
        </w:rPr>
        <w:t>{</w:t>
      </w:r>
    </w:p>
    <w:p w14:paraId="15491851" w14:textId="77777777" w:rsidR="00573ACA" w:rsidRPr="00573ACA" w:rsidRDefault="00573ACA" w:rsidP="00573ACA">
      <w:pPr>
        <w:pStyle w:val="ListParagraph"/>
      </w:pPr>
      <w:r w:rsidRPr="00573ACA">
        <w:rPr>
          <w:b/>
          <w:bCs/>
        </w:rPr>
        <w:t>await</w:t>
      </w:r>
      <w:r w:rsidRPr="00573ACA">
        <w:t xml:space="preserve"> context.Response.WriteAsync</w:t>
      </w:r>
      <w:r w:rsidRPr="00573ACA">
        <w:rPr>
          <w:b/>
          <w:bCs/>
        </w:rPr>
        <w:t>(</w:t>
      </w:r>
      <w:r w:rsidRPr="00573ACA">
        <w:t>"Getting Response from First Middleware"</w:t>
      </w:r>
      <w:r w:rsidRPr="00573ACA">
        <w:rPr>
          <w:b/>
          <w:bCs/>
        </w:rPr>
        <w:t>)</w:t>
      </w:r>
      <w:r w:rsidRPr="00573ACA">
        <w:t>;</w:t>
      </w:r>
    </w:p>
    <w:p w14:paraId="3036A695" w14:textId="77777777" w:rsidR="00573ACA" w:rsidRPr="00573ACA" w:rsidRDefault="00573ACA" w:rsidP="00573ACA">
      <w:pPr>
        <w:pStyle w:val="ListParagraph"/>
      </w:pPr>
      <w:r w:rsidRPr="00573ACA">
        <w:t>// Not calling 'next' since we want to terminate the pipeline here.</w:t>
      </w:r>
    </w:p>
    <w:p w14:paraId="3BA1683A" w14:textId="77777777" w:rsidR="00573ACA" w:rsidRPr="00573ACA" w:rsidRDefault="00573ACA" w:rsidP="00573ACA">
      <w:pPr>
        <w:pStyle w:val="ListParagraph"/>
      </w:pPr>
      <w:r w:rsidRPr="00573ACA">
        <w:rPr>
          <w:b/>
          <w:bCs/>
        </w:rPr>
        <w:t>})</w:t>
      </w:r>
      <w:r w:rsidRPr="00573ACA">
        <w:t>;</w:t>
      </w:r>
    </w:p>
    <w:p w14:paraId="3A283CD8" w14:textId="77777777" w:rsidR="00573ACA" w:rsidRPr="00573ACA" w:rsidRDefault="00573ACA" w:rsidP="00573ACA">
      <w:pPr>
        <w:pStyle w:val="ListParagraph"/>
      </w:pPr>
      <w:r w:rsidRPr="00573ACA">
        <w:t>//Configuring Second Middleware Component using Run Extension Method</w:t>
      </w:r>
    </w:p>
    <w:p w14:paraId="34B2FC71" w14:textId="77777777" w:rsidR="00573ACA" w:rsidRPr="00573ACA" w:rsidRDefault="00573ACA" w:rsidP="00573ACA">
      <w:pPr>
        <w:pStyle w:val="ListParagraph"/>
      </w:pPr>
      <w:r w:rsidRPr="00573ACA">
        <w:t>app.Run</w:t>
      </w:r>
      <w:r w:rsidRPr="00573ACA">
        <w:rPr>
          <w:b/>
          <w:bCs/>
        </w:rPr>
        <w:t>(async</w:t>
      </w:r>
      <w:r w:rsidRPr="00573ACA">
        <w:t xml:space="preserve"> </w:t>
      </w:r>
      <w:r w:rsidRPr="00573ACA">
        <w:rPr>
          <w:b/>
          <w:bCs/>
        </w:rPr>
        <w:t>(</w:t>
      </w:r>
      <w:r w:rsidRPr="00573ACA">
        <w:t>context</w:t>
      </w:r>
      <w:r w:rsidRPr="00573ACA">
        <w:rPr>
          <w:b/>
          <w:bCs/>
        </w:rPr>
        <w:t>)</w:t>
      </w:r>
      <w:r w:rsidRPr="00573ACA">
        <w:t xml:space="preserve"> =</w:t>
      </w:r>
      <w:r w:rsidRPr="00573ACA">
        <w:rPr>
          <w:b/>
          <w:bCs/>
        </w:rPr>
        <w:t>&gt;</w:t>
      </w:r>
    </w:p>
    <w:p w14:paraId="518B49F3" w14:textId="77777777" w:rsidR="00573ACA" w:rsidRPr="00573ACA" w:rsidRDefault="00573ACA" w:rsidP="00573ACA">
      <w:pPr>
        <w:pStyle w:val="ListParagraph"/>
      </w:pPr>
      <w:r w:rsidRPr="00573ACA">
        <w:rPr>
          <w:b/>
          <w:bCs/>
        </w:rPr>
        <w:t>{</w:t>
      </w:r>
    </w:p>
    <w:p w14:paraId="67A0D361" w14:textId="77777777" w:rsidR="00573ACA" w:rsidRPr="00573ACA" w:rsidRDefault="00573ACA" w:rsidP="00573ACA">
      <w:pPr>
        <w:pStyle w:val="ListParagraph"/>
      </w:pPr>
      <w:r w:rsidRPr="00573ACA">
        <w:rPr>
          <w:b/>
          <w:bCs/>
        </w:rPr>
        <w:t>await</w:t>
      </w:r>
      <w:r w:rsidRPr="00573ACA">
        <w:t xml:space="preserve"> context.Response.WriteAsync</w:t>
      </w:r>
      <w:r w:rsidRPr="00573ACA">
        <w:rPr>
          <w:b/>
          <w:bCs/>
        </w:rPr>
        <w:t>(</w:t>
      </w:r>
      <w:r w:rsidRPr="00573ACA">
        <w:t>"\nGetting Response from Second Middleware"</w:t>
      </w:r>
      <w:r w:rsidRPr="00573ACA">
        <w:rPr>
          <w:b/>
          <w:bCs/>
        </w:rPr>
        <w:t>)</w:t>
      </w:r>
      <w:r w:rsidRPr="00573ACA">
        <w:t>;</w:t>
      </w:r>
    </w:p>
    <w:p w14:paraId="1FDA23DB" w14:textId="77777777" w:rsidR="00573ACA" w:rsidRPr="00573ACA" w:rsidRDefault="00573ACA" w:rsidP="00573ACA">
      <w:pPr>
        <w:pStyle w:val="ListParagraph"/>
      </w:pPr>
      <w:r w:rsidRPr="00573ACA">
        <w:rPr>
          <w:b/>
          <w:bCs/>
        </w:rPr>
        <w:t>})</w:t>
      </w:r>
      <w:r w:rsidRPr="00573ACA">
        <w:t>;</w:t>
      </w:r>
    </w:p>
    <w:p w14:paraId="0E9E4674" w14:textId="77777777" w:rsidR="00573ACA" w:rsidRPr="00573ACA" w:rsidRDefault="00573ACA" w:rsidP="00573ACA">
      <w:pPr>
        <w:pStyle w:val="ListParagraph"/>
      </w:pPr>
      <w:r w:rsidRPr="00573ACA">
        <w:t>// Starts the web application which begins listening for incoming requests</w:t>
      </w:r>
    </w:p>
    <w:p w14:paraId="690184F7" w14:textId="77777777" w:rsidR="00573ACA" w:rsidRPr="00573ACA" w:rsidRDefault="00573ACA" w:rsidP="00573ACA">
      <w:pPr>
        <w:pStyle w:val="ListParagraph"/>
      </w:pPr>
      <w:r w:rsidRPr="00573ACA">
        <w:t>app.Run</w:t>
      </w:r>
      <w:r w:rsidRPr="00573ACA">
        <w:rPr>
          <w:b/>
          <w:bCs/>
        </w:rPr>
        <w:t>()</w:t>
      </w:r>
      <w:r w:rsidRPr="00573ACA">
        <w:t>;</w:t>
      </w:r>
    </w:p>
    <w:p w14:paraId="7A56D3BD" w14:textId="77777777" w:rsidR="00573ACA" w:rsidRPr="00573ACA" w:rsidRDefault="00573ACA" w:rsidP="00573ACA">
      <w:pPr>
        <w:pStyle w:val="ListParagraph"/>
      </w:pPr>
      <w:r w:rsidRPr="00573ACA">
        <w:rPr>
          <w:b/>
          <w:bCs/>
        </w:rPr>
        <w:t>}</w:t>
      </w:r>
    </w:p>
    <w:p w14:paraId="7005FBF5" w14:textId="77777777" w:rsidR="00573ACA" w:rsidRPr="00573ACA" w:rsidRDefault="00573ACA" w:rsidP="00573ACA">
      <w:pPr>
        <w:pStyle w:val="ListParagraph"/>
      </w:pPr>
      <w:r w:rsidRPr="00573ACA">
        <w:rPr>
          <w:b/>
          <w:bCs/>
        </w:rPr>
        <w:t>}</w:t>
      </w:r>
    </w:p>
    <w:p w14:paraId="309FE169" w14:textId="77777777" w:rsidR="00573ACA" w:rsidRPr="00573ACA" w:rsidRDefault="00573ACA" w:rsidP="00573ACA">
      <w:pPr>
        <w:pStyle w:val="ListParagraph"/>
      </w:pPr>
      <w:r w:rsidRPr="00573ACA">
        <w:rPr>
          <w:b/>
          <w:bCs/>
        </w:rPr>
        <w:t>}</w:t>
      </w:r>
    </w:p>
    <w:p w14:paraId="00975948" w14:textId="77777777" w:rsidR="00573ACA" w:rsidRPr="00573ACA" w:rsidRDefault="00573ACA" w:rsidP="00573ACA">
      <w:pPr>
        <w:pStyle w:val="ListParagraph"/>
        <w:rPr>
          <w:b/>
          <w:bCs/>
        </w:rPr>
      </w:pPr>
      <w:r w:rsidRPr="00573ACA">
        <w:rPr>
          <w:b/>
          <w:bCs/>
        </w:rPr>
        <w:t>Differences Between Run, Map, and Use Extension Method in ASP.NET Core</w:t>
      </w:r>
    </w:p>
    <w:p w14:paraId="4948D45B" w14:textId="77777777" w:rsidR="00573ACA" w:rsidRPr="00573ACA" w:rsidRDefault="00573ACA" w:rsidP="00573ACA">
      <w:pPr>
        <w:pStyle w:val="ListParagraph"/>
      </w:pPr>
      <w:r w:rsidRPr="00573ACA">
        <w:t>In ASP.NET Core, Run, Map, and Use are extension methods for configuring the middleware pipeline. Each method serves a distinct purpose in controlling the flow of HTTP requests in the request processing pipeline. Understanding the differences between these extension methods is very important for effective pipeline management and middleware configuration.</w:t>
      </w:r>
    </w:p>
    <w:p w14:paraId="0A077F8E" w14:textId="77777777" w:rsidR="00573ACA" w:rsidRPr="00573ACA" w:rsidRDefault="00573ACA" w:rsidP="00573ACA">
      <w:pPr>
        <w:pStyle w:val="ListParagraph"/>
        <w:rPr>
          <w:b/>
          <w:bCs/>
        </w:rPr>
      </w:pPr>
      <w:r w:rsidRPr="00573ACA">
        <w:rPr>
          <w:b/>
          <w:bCs/>
        </w:rPr>
        <w:t>Run Extension Method:</w:t>
      </w:r>
    </w:p>
    <w:p w14:paraId="5CB51704" w14:textId="77777777" w:rsidR="00573ACA" w:rsidRPr="00573ACA" w:rsidRDefault="00573ACA" w:rsidP="00573ACA">
      <w:pPr>
        <w:pStyle w:val="ListParagraph"/>
        <w:numPr>
          <w:ilvl w:val="0"/>
          <w:numId w:val="26"/>
        </w:numPr>
      </w:pPr>
      <w:r w:rsidRPr="00573ACA">
        <w:t>The Run extension method terminates the middleware pipeline. It does not accept the next parameter because it is expected to be the final point in the middleware chain.</w:t>
      </w:r>
    </w:p>
    <w:p w14:paraId="2A40E9A5" w14:textId="77777777" w:rsidR="00573ACA" w:rsidRPr="00573ACA" w:rsidRDefault="00573ACA" w:rsidP="00573ACA">
      <w:pPr>
        <w:pStyle w:val="ListParagraph"/>
        <w:numPr>
          <w:ilvl w:val="0"/>
          <w:numId w:val="26"/>
        </w:numPr>
      </w:pPr>
      <w:r w:rsidRPr="00573ACA">
        <w:t>The Run is used when no further processing should occur after the current middleware. Once a middleware calls Run, no subsequent middleware is executed. It is typically used at the end of the middleware pipeline.</w:t>
      </w:r>
    </w:p>
    <w:p w14:paraId="175015B8" w14:textId="77777777" w:rsidR="00573ACA" w:rsidRPr="00573ACA" w:rsidRDefault="00573ACA" w:rsidP="00573ACA">
      <w:pPr>
        <w:pStyle w:val="ListParagraph"/>
        <w:rPr>
          <w:b/>
          <w:bCs/>
        </w:rPr>
      </w:pPr>
      <w:r w:rsidRPr="00573ACA">
        <w:rPr>
          <w:b/>
          <w:bCs/>
        </w:rPr>
        <w:t>Map Extension Method:</w:t>
      </w:r>
    </w:p>
    <w:p w14:paraId="765DDED9" w14:textId="77777777" w:rsidR="00573ACA" w:rsidRPr="00573ACA" w:rsidRDefault="00573ACA" w:rsidP="00573ACA">
      <w:pPr>
        <w:pStyle w:val="ListParagraph"/>
      </w:pPr>
      <w:r w:rsidRPr="00573ACA">
        <w:t>The Map extension method creates an endpoint routing middleware component. It allows us to specify middleware that should only run for specific request paths.</w:t>
      </w:r>
    </w:p>
    <w:p w14:paraId="0A3B3514" w14:textId="77777777" w:rsidR="00573ACA" w:rsidRPr="00573ACA" w:rsidRDefault="00573ACA" w:rsidP="00573ACA">
      <w:pPr>
        <w:pStyle w:val="ListParagraph"/>
      </w:pPr>
      <w:r w:rsidRPr="00573ACA">
        <w:t>It is useful for creating separate pipelines for different URL paths of the incoming request. This helps handle different routes within the same application.</w:t>
      </w:r>
    </w:p>
    <w:p w14:paraId="1C6FF8B0" w14:textId="77777777" w:rsidR="00573ACA" w:rsidRPr="00573ACA" w:rsidRDefault="00573ACA" w:rsidP="00573ACA">
      <w:pPr>
        <w:pStyle w:val="ListParagraph"/>
        <w:rPr>
          <w:b/>
          <w:bCs/>
        </w:rPr>
      </w:pPr>
      <w:r w:rsidRPr="00573ACA">
        <w:rPr>
          <w:b/>
          <w:bCs/>
        </w:rPr>
        <w:t>Use Extension Method:</w:t>
      </w:r>
    </w:p>
    <w:p w14:paraId="0EA4492A" w14:textId="77777777" w:rsidR="00573ACA" w:rsidRPr="00573ACA" w:rsidRDefault="00573ACA" w:rsidP="00573ACA">
      <w:pPr>
        <w:pStyle w:val="ListParagraph"/>
        <w:numPr>
          <w:ilvl w:val="0"/>
          <w:numId w:val="27"/>
        </w:numPr>
      </w:pPr>
      <w:r w:rsidRPr="00573ACA">
        <w:lastRenderedPageBreak/>
        <w:t>The Use extension method is the most flexible. It allows us to pass requests to the next middleware in the pipeline. It takes a function that can do work before and/or after the next middleware.</w:t>
      </w:r>
    </w:p>
    <w:p w14:paraId="4F977FD6" w14:textId="77777777" w:rsidR="00573ACA" w:rsidRPr="00573ACA" w:rsidRDefault="00573ACA" w:rsidP="00573ACA">
      <w:pPr>
        <w:pStyle w:val="ListParagraph"/>
        <w:numPr>
          <w:ilvl w:val="0"/>
          <w:numId w:val="27"/>
        </w:numPr>
      </w:pPr>
      <w:r w:rsidRPr="00573ACA">
        <w:t>It is commonly used to add middleware that performs actions before calling the next middleware component to process the request or to do additional processing after the next middleware has been completed.</w:t>
      </w:r>
    </w:p>
    <w:p w14:paraId="02101BB3" w14:textId="77777777" w:rsidR="00573ACA" w:rsidRPr="00573ACA" w:rsidRDefault="00573ACA" w:rsidP="00573ACA">
      <w:pPr>
        <w:pStyle w:val="ListParagraph"/>
      </w:pPr>
      <w:r w:rsidRPr="00573ACA">
        <w:rPr>
          <w:b/>
          <w:bCs/>
        </w:rPr>
        <w:t>Note:</w:t>
      </w:r>
      <w:r w:rsidRPr="00573ACA">
        <w:t> If you use the Map and Run middleware, you will see that the Map endpoint might not write the output to the Response stream.</w:t>
      </w:r>
    </w:p>
    <w:p w14:paraId="3F03452B" w14:textId="77777777" w:rsidR="00573ACA" w:rsidRPr="00573ACA" w:rsidRDefault="00573ACA" w:rsidP="00573ACA">
      <w:pPr>
        <w:pStyle w:val="ListParagraph"/>
      </w:pPr>
      <w:r w:rsidRPr="00573ACA">
        <w:t>In the next article, I will discuss the </w:t>
      </w:r>
      <w:hyperlink r:id="rId22" w:history="1">
        <w:r w:rsidRPr="00573ACA">
          <w:rPr>
            <w:rStyle w:val="Hyperlink"/>
            <w:b/>
            <w:bCs/>
          </w:rPr>
          <w:t>ASP.NET Core Request Processing Pipeline</w:t>
        </w:r>
      </w:hyperlink>
      <w:r w:rsidRPr="00573ACA">
        <w:t> with Examples. In this article, I explain </w:t>
      </w:r>
      <w:r w:rsidRPr="00573ACA">
        <w:rPr>
          <w:b/>
          <w:bCs/>
        </w:rPr>
        <w:t>How to use Middleware Components in the ASP.NET Core</w:t>
      </w:r>
      <w:r w:rsidRPr="00573ACA">
        <w:t> </w:t>
      </w:r>
      <w:r w:rsidRPr="00573ACA">
        <w:rPr>
          <w:b/>
          <w:bCs/>
        </w:rPr>
        <w:t>Application</w:t>
      </w:r>
      <w:r w:rsidRPr="00573ACA">
        <w:t> to handle the request processing pipeline with an example. I hope you enjoy this article on ASP.NET Core Middleware Components with Examples</w:t>
      </w:r>
    </w:p>
    <w:p w14:paraId="1B725B69" w14:textId="77777777" w:rsidR="002F5FE3" w:rsidRDefault="002F5FE3" w:rsidP="002F5FE3">
      <w:pPr>
        <w:pStyle w:val="ListParagraph"/>
      </w:pPr>
    </w:p>
    <w:sectPr w:rsidR="002F5FE3" w:rsidSect="00120BA3">
      <w:pgSz w:w="12240" w:h="16340"/>
      <w:pgMar w:top="681" w:right="459" w:bottom="694" w:left="1175"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917A6E"/>
    <w:multiLevelType w:val="multilevel"/>
    <w:tmpl w:val="574ED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2C07FC2"/>
    <w:multiLevelType w:val="multilevel"/>
    <w:tmpl w:val="38DA8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43F76C0"/>
    <w:multiLevelType w:val="multilevel"/>
    <w:tmpl w:val="C9FC4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92C2888"/>
    <w:multiLevelType w:val="multilevel"/>
    <w:tmpl w:val="6A721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CD2334A"/>
    <w:multiLevelType w:val="multilevel"/>
    <w:tmpl w:val="D4705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0C36063"/>
    <w:multiLevelType w:val="multilevel"/>
    <w:tmpl w:val="1FD69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1151FD7"/>
    <w:multiLevelType w:val="multilevel"/>
    <w:tmpl w:val="72E2A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2773CC7"/>
    <w:multiLevelType w:val="multilevel"/>
    <w:tmpl w:val="B2D65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7BF670D"/>
    <w:multiLevelType w:val="multilevel"/>
    <w:tmpl w:val="4BC40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BB439BF"/>
    <w:multiLevelType w:val="multilevel"/>
    <w:tmpl w:val="24E25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CDB5681"/>
    <w:multiLevelType w:val="multilevel"/>
    <w:tmpl w:val="AABC9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D9540C0"/>
    <w:multiLevelType w:val="multilevel"/>
    <w:tmpl w:val="ABC89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E4638CC"/>
    <w:multiLevelType w:val="multilevel"/>
    <w:tmpl w:val="72F21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F1130D9"/>
    <w:multiLevelType w:val="multilevel"/>
    <w:tmpl w:val="59906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4DB4C8D"/>
    <w:multiLevelType w:val="multilevel"/>
    <w:tmpl w:val="FD985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66E1D35"/>
    <w:multiLevelType w:val="multilevel"/>
    <w:tmpl w:val="6240C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94E7F09"/>
    <w:multiLevelType w:val="multilevel"/>
    <w:tmpl w:val="A240E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BEC6D2F"/>
    <w:multiLevelType w:val="multilevel"/>
    <w:tmpl w:val="D6ECA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ED220D"/>
    <w:multiLevelType w:val="multilevel"/>
    <w:tmpl w:val="301E6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1AF4E6F"/>
    <w:multiLevelType w:val="multilevel"/>
    <w:tmpl w:val="7804B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3EE654C"/>
    <w:multiLevelType w:val="multilevel"/>
    <w:tmpl w:val="D6865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BC35DCB"/>
    <w:multiLevelType w:val="hybridMultilevel"/>
    <w:tmpl w:val="9370D7CA"/>
    <w:lvl w:ilvl="0" w:tplc="EA86DEF8">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C8F705E"/>
    <w:multiLevelType w:val="multilevel"/>
    <w:tmpl w:val="41944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5064634"/>
    <w:multiLevelType w:val="multilevel"/>
    <w:tmpl w:val="D6BEC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7EA2B10"/>
    <w:multiLevelType w:val="multilevel"/>
    <w:tmpl w:val="7DAE1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D272662"/>
    <w:multiLevelType w:val="multilevel"/>
    <w:tmpl w:val="55CE1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E316782"/>
    <w:multiLevelType w:val="multilevel"/>
    <w:tmpl w:val="58AC4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74354823">
    <w:abstractNumId w:val="21"/>
  </w:num>
  <w:num w:numId="2" w16cid:durableId="254750546">
    <w:abstractNumId w:val="3"/>
  </w:num>
  <w:num w:numId="3" w16cid:durableId="2027514609">
    <w:abstractNumId w:val="19"/>
  </w:num>
  <w:num w:numId="4" w16cid:durableId="6828970">
    <w:abstractNumId w:val="22"/>
  </w:num>
  <w:num w:numId="5" w16cid:durableId="1183594485">
    <w:abstractNumId w:val="10"/>
  </w:num>
  <w:num w:numId="6" w16cid:durableId="207034759">
    <w:abstractNumId w:val="24"/>
  </w:num>
  <w:num w:numId="7" w16cid:durableId="197395622">
    <w:abstractNumId w:val="26"/>
  </w:num>
  <w:num w:numId="8" w16cid:durableId="974337741">
    <w:abstractNumId w:val="0"/>
  </w:num>
  <w:num w:numId="9" w16cid:durableId="211188801">
    <w:abstractNumId w:val="1"/>
  </w:num>
  <w:num w:numId="10" w16cid:durableId="1242833012">
    <w:abstractNumId w:val="4"/>
  </w:num>
  <w:num w:numId="11" w16cid:durableId="1878156447">
    <w:abstractNumId w:val="14"/>
  </w:num>
  <w:num w:numId="12" w16cid:durableId="389572252">
    <w:abstractNumId w:val="23"/>
  </w:num>
  <w:num w:numId="13" w16cid:durableId="1718701292">
    <w:abstractNumId w:val="12"/>
  </w:num>
  <w:num w:numId="14" w16cid:durableId="258299400">
    <w:abstractNumId w:val="16"/>
  </w:num>
  <w:num w:numId="15" w16cid:durableId="1994524718">
    <w:abstractNumId w:val="15"/>
  </w:num>
  <w:num w:numId="16" w16cid:durableId="987826804">
    <w:abstractNumId w:val="25"/>
  </w:num>
  <w:num w:numId="17" w16cid:durableId="396630669">
    <w:abstractNumId w:val="13"/>
  </w:num>
  <w:num w:numId="18" w16cid:durableId="1039933156">
    <w:abstractNumId w:val="17"/>
  </w:num>
  <w:num w:numId="19" w16cid:durableId="618145381">
    <w:abstractNumId w:val="9"/>
  </w:num>
  <w:num w:numId="20" w16cid:durableId="1414156732">
    <w:abstractNumId w:val="8"/>
  </w:num>
  <w:num w:numId="21" w16cid:durableId="462692675">
    <w:abstractNumId w:val="20"/>
  </w:num>
  <w:num w:numId="22" w16cid:durableId="425810762">
    <w:abstractNumId w:val="11"/>
  </w:num>
  <w:num w:numId="23" w16cid:durableId="1336808167">
    <w:abstractNumId w:val="7"/>
  </w:num>
  <w:num w:numId="24" w16cid:durableId="247079894">
    <w:abstractNumId w:val="18"/>
  </w:num>
  <w:num w:numId="25" w16cid:durableId="531114034">
    <w:abstractNumId w:val="2"/>
  </w:num>
  <w:num w:numId="26" w16cid:durableId="1826044552">
    <w:abstractNumId w:val="6"/>
  </w:num>
  <w:num w:numId="27" w16cid:durableId="6531419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BA3"/>
    <w:rsid w:val="00120BA3"/>
    <w:rsid w:val="0019512B"/>
    <w:rsid w:val="001B2BEB"/>
    <w:rsid w:val="002F5FE3"/>
    <w:rsid w:val="00435AFF"/>
    <w:rsid w:val="004F7D76"/>
    <w:rsid w:val="0052276F"/>
    <w:rsid w:val="00573ACA"/>
    <w:rsid w:val="0064131C"/>
    <w:rsid w:val="006C51E0"/>
    <w:rsid w:val="00811CDC"/>
    <w:rsid w:val="00850E66"/>
    <w:rsid w:val="00930665"/>
    <w:rsid w:val="00D66ED0"/>
    <w:rsid w:val="00F0554D"/>
    <w:rsid w:val="00F72D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96D473"/>
  <w15:chartTrackingRefBased/>
  <w15:docId w15:val="{E40D937A-5785-4726-8C7C-E5F6FDAE0D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0BA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20BA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20BA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20BA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20BA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20BA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20BA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20BA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20BA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0BA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20BA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20BA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20BA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20BA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20BA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20BA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20BA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20BA3"/>
    <w:rPr>
      <w:rFonts w:eastAsiaTheme="majorEastAsia" w:cstheme="majorBidi"/>
      <w:color w:val="272727" w:themeColor="text1" w:themeTint="D8"/>
    </w:rPr>
  </w:style>
  <w:style w:type="paragraph" w:styleId="Title">
    <w:name w:val="Title"/>
    <w:basedOn w:val="Normal"/>
    <w:next w:val="Normal"/>
    <w:link w:val="TitleChar"/>
    <w:uiPriority w:val="10"/>
    <w:qFormat/>
    <w:rsid w:val="00120BA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0BA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20BA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20BA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20BA3"/>
    <w:pPr>
      <w:spacing w:before="160"/>
      <w:jc w:val="center"/>
    </w:pPr>
    <w:rPr>
      <w:i/>
      <w:iCs/>
      <w:color w:val="404040" w:themeColor="text1" w:themeTint="BF"/>
    </w:rPr>
  </w:style>
  <w:style w:type="character" w:customStyle="1" w:styleId="QuoteChar">
    <w:name w:val="Quote Char"/>
    <w:basedOn w:val="DefaultParagraphFont"/>
    <w:link w:val="Quote"/>
    <w:uiPriority w:val="29"/>
    <w:rsid w:val="00120BA3"/>
    <w:rPr>
      <w:i/>
      <w:iCs/>
      <w:color w:val="404040" w:themeColor="text1" w:themeTint="BF"/>
    </w:rPr>
  </w:style>
  <w:style w:type="paragraph" w:styleId="ListParagraph">
    <w:name w:val="List Paragraph"/>
    <w:basedOn w:val="Normal"/>
    <w:uiPriority w:val="34"/>
    <w:qFormat/>
    <w:rsid w:val="00120BA3"/>
    <w:pPr>
      <w:ind w:left="720"/>
      <w:contextualSpacing/>
    </w:pPr>
  </w:style>
  <w:style w:type="character" w:styleId="IntenseEmphasis">
    <w:name w:val="Intense Emphasis"/>
    <w:basedOn w:val="DefaultParagraphFont"/>
    <w:uiPriority w:val="21"/>
    <w:qFormat/>
    <w:rsid w:val="00120BA3"/>
    <w:rPr>
      <w:i/>
      <w:iCs/>
      <w:color w:val="0F4761" w:themeColor="accent1" w:themeShade="BF"/>
    </w:rPr>
  </w:style>
  <w:style w:type="paragraph" w:styleId="IntenseQuote">
    <w:name w:val="Intense Quote"/>
    <w:basedOn w:val="Normal"/>
    <w:next w:val="Normal"/>
    <w:link w:val="IntenseQuoteChar"/>
    <w:uiPriority w:val="30"/>
    <w:qFormat/>
    <w:rsid w:val="00120BA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20BA3"/>
    <w:rPr>
      <w:i/>
      <w:iCs/>
      <w:color w:val="0F4761" w:themeColor="accent1" w:themeShade="BF"/>
    </w:rPr>
  </w:style>
  <w:style w:type="character" w:styleId="IntenseReference">
    <w:name w:val="Intense Reference"/>
    <w:basedOn w:val="DefaultParagraphFont"/>
    <w:uiPriority w:val="32"/>
    <w:qFormat/>
    <w:rsid w:val="00120BA3"/>
    <w:rPr>
      <w:b/>
      <w:bCs/>
      <w:smallCaps/>
      <w:color w:val="0F4761" w:themeColor="accent1" w:themeShade="BF"/>
      <w:spacing w:val="5"/>
    </w:rPr>
  </w:style>
  <w:style w:type="character" w:styleId="Hyperlink">
    <w:name w:val="Hyperlink"/>
    <w:basedOn w:val="DefaultParagraphFont"/>
    <w:uiPriority w:val="99"/>
    <w:unhideWhenUsed/>
    <w:rsid w:val="002F5FE3"/>
    <w:rPr>
      <w:color w:val="467886" w:themeColor="hyperlink"/>
      <w:u w:val="single"/>
    </w:rPr>
  </w:style>
  <w:style w:type="character" w:styleId="UnresolvedMention">
    <w:name w:val="Unresolved Mention"/>
    <w:basedOn w:val="DefaultParagraphFont"/>
    <w:uiPriority w:val="99"/>
    <w:semiHidden/>
    <w:unhideWhenUsed/>
    <w:rsid w:val="002F5F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6063719">
      <w:bodyDiv w:val="1"/>
      <w:marLeft w:val="0"/>
      <w:marRight w:val="0"/>
      <w:marTop w:val="0"/>
      <w:marBottom w:val="0"/>
      <w:divBdr>
        <w:top w:val="none" w:sz="0" w:space="0" w:color="auto"/>
        <w:left w:val="none" w:sz="0" w:space="0" w:color="auto"/>
        <w:bottom w:val="none" w:sz="0" w:space="0" w:color="auto"/>
        <w:right w:val="none" w:sz="0" w:space="0" w:color="auto"/>
      </w:divBdr>
      <w:divsChild>
        <w:div w:id="29696354">
          <w:marLeft w:val="0"/>
          <w:marRight w:val="0"/>
          <w:marTop w:val="0"/>
          <w:marBottom w:val="0"/>
          <w:divBdr>
            <w:top w:val="single" w:sz="2" w:space="1" w:color="FFFFFF"/>
            <w:left w:val="single" w:sz="2" w:space="11" w:color="FFFFFF"/>
            <w:bottom w:val="single" w:sz="2" w:space="1" w:color="FFFFFF"/>
            <w:right w:val="single" w:sz="2" w:space="4" w:color="FFFFFF"/>
          </w:divBdr>
          <w:divsChild>
            <w:div w:id="1195264215">
              <w:marLeft w:val="0"/>
              <w:marRight w:val="0"/>
              <w:marTop w:val="0"/>
              <w:marBottom w:val="0"/>
              <w:divBdr>
                <w:top w:val="none" w:sz="0" w:space="0" w:color="auto"/>
                <w:left w:val="none" w:sz="0" w:space="0" w:color="auto"/>
                <w:bottom w:val="none" w:sz="0" w:space="0" w:color="auto"/>
                <w:right w:val="none" w:sz="0" w:space="0" w:color="auto"/>
              </w:divBdr>
            </w:div>
          </w:divsChild>
        </w:div>
        <w:div w:id="55397669">
          <w:marLeft w:val="0"/>
          <w:marRight w:val="0"/>
          <w:marTop w:val="0"/>
          <w:marBottom w:val="0"/>
          <w:divBdr>
            <w:top w:val="single" w:sz="2" w:space="1" w:color="FFFFFF"/>
            <w:left w:val="single" w:sz="2" w:space="11" w:color="FFFFFF"/>
            <w:bottom w:val="single" w:sz="2" w:space="1" w:color="FFFFFF"/>
            <w:right w:val="single" w:sz="2" w:space="4" w:color="FFFFFF"/>
          </w:divBdr>
          <w:divsChild>
            <w:div w:id="1090472755">
              <w:marLeft w:val="0"/>
              <w:marRight w:val="0"/>
              <w:marTop w:val="0"/>
              <w:marBottom w:val="0"/>
              <w:divBdr>
                <w:top w:val="none" w:sz="0" w:space="0" w:color="auto"/>
                <w:left w:val="none" w:sz="0" w:space="0" w:color="auto"/>
                <w:bottom w:val="none" w:sz="0" w:space="0" w:color="auto"/>
                <w:right w:val="none" w:sz="0" w:space="0" w:color="auto"/>
              </w:divBdr>
            </w:div>
          </w:divsChild>
        </w:div>
        <w:div w:id="66073594">
          <w:marLeft w:val="0"/>
          <w:marRight w:val="0"/>
          <w:marTop w:val="0"/>
          <w:marBottom w:val="0"/>
          <w:divBdr>
            <w:top w:val="single" w:sz="2" w:space="1" w:color="FFFFFF"/>
            <w:left w:val="single" w:sz="2" w:space="11" w:color="FFFFFF"/>
            <w:bottom w:val="single" w:sz="2" w:space="1" w:color="FFFFFF"/>
            <w:right w:val="single" w:sz="2" w:space="4" w:color="FFFFFF"/>
          </w:divBdr>
          <w:divsChild>
            <w:div w:id="387610949">
              <w:marLeft w:val="0"/>
              <w:marRight w:val="0"/>
              <w:marTop w:val="0"/>
              <w:marBottom w:val="0"/>
              <w:divBdr>
                <w:top w:val="none" w:sz="0" w:space="0" w:color="auto"/>
                <w:left w:val="none" w:sz="0" w:space="0" w:color="auto"/>
                <w:bottom w:val="none" w:sz="0" w:space="0" w:color="auto"/>
                <w:right w:val="none" w:sz="0" w:space="0" w:color="auto"/>
              </w:divBdr>
            </w:div>
          </w:divsChild>
        </w:div>
        <w:div w:id="167402245">
          <w:marLeft w:val="0"/>
          <w:marRight w:val="0"/>
          <w:marTop w:val="0"/>
          <w:marBottom w:val="0"/>
          <w:divBdr>
            <w:top w:val="single" w:sz="2" w:space="1" w:color="FFFFFF"/>
            <w:left w:val="single" w:sz="2" w:space="11" w:color="FFFFFF"/>
            <w:bottom w:val="single" w:sz="2" w:space="1" w:color="FFFFFF"/>
            <w:right w:val="single" w:sz="2" w:space="4" w:color="FFFFFF"/>
          </w:divBdr>
          <w:divsChild>
            <w:div w:id="1409695195">
              <w:marLeft w:val="0"/>
              <w:marRight w:val="0"/>
              <w:marTop w:val="0"/>
              <w:marBottom w:val="0"/>
              <w:divBdr>
                <w:top w:val="none" w:sz="0" w:space="0" w:color="auto"/>
                <w:left w:val="none" w:sz="0" w:space="0" w:color="auto"/>
                <w:bottom w:val="none" w:sz="0" w:space="0" w:color="auto"/>
                <w:right w:val="none" w:sz="0" w:space="0" w:color="auto"/>
              </w:divBdr>
            </w:div>
          </w:divsChild>
        </w:div>
        <w:div w:id="258223366">
          <w:marLeft w:val="0"/>
          <w:marRight w:val="0"/>
          <w:marTop w:val="0"/>
          <w:marBottom w:val="0"/>
          <w:divBdr>
            <w:top w:val="single" w:sz="2" w:space="1" w:color="FFFFFF"/>
            <w:left w:val="single" w:sz="2" w:space="11" w:color="FFFFFF"/>
            <w:bottom w:val="single" w:sz="2" w:space="1" w:color="FFFFFF"/>
            <w:right w:val="single" w:sz="2" w:space="4" w:color="FFFFFF"/>
          </w:divBdr>
          <w:divsChild>
            <w:div w:id="174342776">
              <w:marLeft w:val="0"/>
              <w:marRight w:val="0"/>
              <w:marTop w:val="0"/>
              <w:marBottom w:val="0"/>
              <w:divBdr>
                <w:top w:val="none" w:sz="0" w:space="0" w:color="auto"/>
                <w:left w:val="none" w:sz="0" w:space="0" w:color="auto"/>
                <w:bottom w:val="none" w:sz="0" w:space="0" w:color="auto"/>
                <w:right w:val="none" w:sz="0" w:space="0" w:color="auto"/>
              </w:divBdr>
            </w:div>
          </w:divsChild>
        </w:div>
        <w:div w:id="335310315">
          <w:marLeft w:val="0"/>
          <w:marRight w:val="0"/>
          <w:marTop w:val="0"/>
          <w:marBottom w:val="0"/>
          <w:divBdr>
            <w:top w:val="single" w:sz="2" w:space="1" w:color="FFFFFF"/>
            <w:left w:val="single" w:sz="2" w:space="11" w:color="FFFFFF"/>
            <w:bottom w:val="single" w:sz="2" w:space="1" w:color="FFFFFF"/>
            <w:right w:val="single" w:sz="2" w:space="4" w:color="FFFFFF"/>
          </w:divBdr>
          <w:divsChild>
            <w:div w:id="1724522652">
              <w:marLeft w:val="0"/>
              <w:marRight w:val="0"/>
              <w:marTop w:val="0"/>
              <w:marBottom w:val="0"/>
              <w:divBdr>
                <w:top w:val="none" w:sz="0" w:space="0" w:color="auto"/>
                <w:left w:val="none" w:sz="0" w:space="0" w:color="auto"/>
                <w:bottom w:val="none" w:sz="0" w:space="0" w:color="auto"/>
                <w:right w:val="none" w:sz="0" w:space="0" w:color="auto"/>
              </w:divBdr>
            </w:div>
          </w:divsChild>
        </w:div>
        <w:div w:id="344134407">
          <w:marLeft w:val="0"/>
          <w:marRight w:val="0"/>
          <w:marTop w:val="0"/>
          <w:marBottom w:val="0"/>
          <w:divBdr>
            <w:top w:val="single" w:sz="2" w:space="1" w:color="FFFFFF"/>
            <w:left w:val="single" w:sz="2" w:space="11" w:color="FFFFFF"/>
            <w:bottom w:val="single" w:sz="2" w:space="4" w:color="FFFFFF"/>
            <w:right w:val="single" w:sz="2" w:space="4" w:color="FFFFFF"/>
          </w:divBdr>
          <w:divsChild>
            <w:div w:id="1876505157">
              <w:marLeft w:val="0"/>
              <w:marRight w:val="0"/>
              <w:marTop w:val="0"/>
              <w:marBottom w:val="0"/>
              <w:divBdr>
                <w:top w:val="none" w:sz="0" w:space="0" w:color="auto"/>
                <w:left w:val="none" w:sz="0" w:space="0" w:color="auto"/>
                <w:bottom w:val="none" w:sz="0" w:space="0" w:color="auto"/>
                <w:right w:val="none" w:sz="0" w:space="0" w:color="auto"/>
              </w:divBdr>
            </w:div>
          </w:divsChild>
        </w:div>
        <w:div w:id="404450010">
          <w:marLeft w:val="0"/>
          <w:marRight w:val="0"/>
          <w:marTop w:val="0"/>
          <w:marBottom w:val="0"/>
          <w:divBdr>
            <w:top w:val="single" w:sz="2" w:space="1" w:color="FFFFFF"/>
            <w:left w:val="single" w:sz="2" w:space="11" w:color="FFFFFF"/>
            <w:bottom w:val="single" w:sz="2" w:space="1" w:color="FFFFFF"/>
            <w:right w:val="single" w:sz="2" w:space="4" w:color="FFFFFF"/>
          </w:divBdr>
          <w:divsChild>
            <w:div w:id="1652517292">
              <w:marLeft w:val="0"/>
              <w:marRight w:val="0"/>
              <w:marTop w:val="0"/>
              <w:marBottom w:val="0"/>
              <w:divBdr>
                <w:top w:val="none" w:sz="0" w:space="0" w:color="auto"/>
                <w:left w:val="none" w:sz="0" w:space="0" w:color="auto"/>
                <w:bottom w:val="none" w:sz="0" w:space="0" w:color="auto"/>
                <w:right w:val="none" w:sz="0" w:space="0" w:color="auto"/>
              </w:divBdr>
            </w:div>
          </w:divsChild>
        </w:div>
        <w:div w:id="423262018">
          <w:marLeft w:val="0"/>
          <w:marRight w:val="0"/>
          <w:marTop w:val="0"/>
          <w:marBottom w:val="0"/>
          <w:divBdr>
            <w:top w:val="single" w:sz="2" w:space="1" w:color="FFFFFF"/>
            <w:left w:val="single" w:sz="2" w:space="11" w:color="FFFFFF"/>
            <w:bottom w:val="single" w:sz="2" w:space="1" w:color="FFFFFF"/>
            <w:right w:val="single" w:sz="2" w:space="4" w:color="FFFFFF"/>
          </w:divBdr>
          <w:divsChild>
            <w:div w:id="978731967">
              <w:marLeft w:val="0"/>
              <w:marRight w:val="0"/>
              <w:marTop w:val="0"/>
              <w:marBottom w:val="0"/>
              <w:divBdr>
                <w:top w:val="none" w:sz="0" w:space="0" w:color="auto"/>
                <w:left w:val="none" w:sz="0" w:space="0" w:color="auto"/>
                <w:bottom w:val="none" w:sz="0" w:space="0" w:color="auto"/>
                <w:right w:val="none" w:sz="0" w:space="0" w:color="auto"/>
              </w:divBdr>
            </w:div>
          </w:divsChild>
        </w:div>
        <w:div w:id="436557501">
          <w:marLeft w:val="0"/>
          <w:marRight w:val="0"/>
          <w:marTop w:val="0"/>
          <w:marBottom w:val="0"/>
          <w:divBdr>
            <w:top w:val="single" w:sz="2" w:space="1" w:color="FFFFFF"/>
            <w:left w:val="single" w:sz="2" w:space="11" w:color="FFFFFF"/>
            <w:bottom w:val="single" w:sz="2" w:space="1" w:color="FFFFFF"/>
            <w:right w:val="single" w:sz="2" w:space="4" w:color="FFFFFF"/>
          </w:divBdr>
          <w:divsChild>
            <w:div w:id="1550532930">
              <w:marLeft w:val="0"/>
              <w:marRight w:val="0"/>
              <w:marTop w:val="0"/>
              <w:marBottom w:val="0"/>
              <w:divBdr>
                <w:top w:val="none" w:sz="0" w:space="0" w:color="auto"/>
                <w:left w:val="none" w:sz="0" w:space="0" w:color="auto"/>
                <w:bottom w:val="none" w:sz="0" w:space="0" w:color="auto"/>
                <w:right w:val="none" w:sz="0" w:space="0" w:color="auto"/>
              </w:divBdr>
            </w:div>
          </w:divsChild>
        </w:div>
        <w:div w:id="448280142">
          <w:marLeft w:val="0"/>
          <w:marRight w:val="0"/>
          <w:marTop w:val="0"/>
          <w:marBottom w:val="0"/>
          <w:divBdr>
            <w:top w:val="single" w:sz="2" w:space="1" w:color="FFFFFF"/>
            <w:left w:val="single" w:sz="2" w:space="11" w:color="FFFFFF"/>
            <w:bottom w:val="single" w:sz="2" w:space="1" w:color="FFFFFF"/>
            <w:right w:val="single" w:sz="2" w:space="4" w:color="FFFFFF"/>
          </w:divBdr>
          <w:divsChild>
            <w:div w:id="2008244408">
              <w:marLeft w:val="0"/>
              <w:marRight w:val="0"/>
              <w:marTop w:val="0"/>
              <w:marBottom w:val="0"/>
              <w:divBdr>
                <w:top w:val="none" w:sz="0" w:space="0" w:color="auto"/>
                <w:left w:val="none" w:sz="0" w:space="0" w:color="auto"/>
                <w:bottom w:val="none" w:sz="0" w:space="0" w:color="auto"/>
                <w:right w:val="none" w:sz="0" w:space="0" w:color="auto"/>
              </w:divBdr>
            </w:div>
          </w:divsChild>
        </w:div>
        <w:div w:id="485783825">
          <w:marLeft w:val="0"/>
          <w:marRight w:val="0"/>
          <w:marTop w:val="0"/>
          <w:marBottom w:val="0"/>
          <w:divBdr>
            <w:top w:val="single" w:sz="2" w:space="1" w:color="FFFFFF"/>
            <w:left w:val="single" w:sz="2" w:space="11" w:color="FFFFFF"/>
            <w:bottom w:val="single" w:sz="2" w:space="1" w:color="FFFFFF"/>
            <w:right w:val="single" w:sz="2" w:space="4" w:color="FFFFFF"/>
          </w:divBdr>
          <w:divsChild>
            <w:div w:id="1122961232">
              <w:marLeft w:val="0"/>
              <w:marRight w:val="0"/>
              <w:marTop w:val="0"/>
              <w:marBottom w:val="0"/>
              <w:divBdr>
                <w:top w:val="none" w:sz="0" w:space="0" w:color="auto"/>
                <w:left w:val="none" w:sz="0" w:space="0" w:color="auto"/>
                <w:bottom w:val="none" w:sz="0" w:space="0" w:color="auto"/>
                <w:right w:val="none" w:sz="0" w:space="0" w:color="auto"/>
              </w:divBdr>
            </w:div>
          </w:divsChild>
        </w:div>
        <w:div w:id="565989286">
          <w:marLeft w:val="0"/>
          <w:marRight w:val="0"/>
          <w:marTop w:val="0"/>
          <w:marBottom w:val="0"/>
          <w:divBdr>
            <w:top w:val="single" w:sz="2" w:space="4" w:color="FFFFFF"/>
            <w:left w:val="single" w:sz="2" w:space="11" w:color="FFFFFF"/>
            <w:bottom w:val="single" w:sz="2" w:space="1" w:color="FFFFFF"/>
            <w:right w:val="single" w:sz="2" w:space="4" w:color="FFFFFF"/>
          </w:divBdr>
          <w:divsChild>
            <w:div w:id="1431244755">
              <w:marLeft w:val="0"/>
              <w:marRight w:val="0"/>
              <w:marTop w:val="0"/>
              <w:marBottom w:val="0"/>
              <w:divBdr>
                <w:top w:val="none" w:sz="0" w:space="0" w:color="auto"/>
                <w:left w:val="none" w:sz="0" w:space="0" w:color="auto"/>
                <w:bottom w:val="none" w:sz="0" w:space="0" w:color="auto"/>
                <w:right w:val="none" w:sz="0" w:space="0" w:color="auto"/>
              </w:divBdr>
            </w:div>
          </w:divsChild>
        </w:div>
        <w:div w:id="662659315">
          <w:marLeft w:val="0"/>
          <w:marRight w:val="0"/>
          <w:marTop w:val="0"/>
          <w:marBottom w:val="0"/>
          <w:divBdr>
            <w:top w:val="single" w:sz="2" w:space="1" w:color="FFFFFF"/>
            <w:left w:val="single" w:sz="2" w:space="11" w:color="FFFFFF"/>
            <w:bottom w:val="single" w:sz="2" w:space="1" w:color="FFFFFF"/>
            <w:right w:val="single" w:sz="2" w:space="4" w:color="FFFFFF"/>
          </w:divBdr>
          <w:divsChild>
            <w:div w:id="922572050">
              <w:marLeft w:val="0"/>
              <w:marRight w:val="0"/>
              <w:marTop w:val="0"/>
              <w:marBottom w:val="0"/>
              <w:divBdr>
                <w:top w:val="none" w:sz="0" w:space="0" w:color="auto"/>
                <w:left w:val="none" w:sz="0" w:space="0" w:color="auto"/>
                <w:bottom w:val="none" w:sz="0" w:space="0" w:color="auto"/>
                <w:right w:val="none" w:sz="0" w:space="0" w:color="auto"/>
              </w:divBdr>
            </w:div>
          </w:divsChild>
        </w:div>
        <w:div w:id="729613806">
          <w:marLeft w:val="0"/>
          <w:marRight w:val="0"/>
          <w:marTop w:val="0"/>
          <w:marBottom w:val="0"/>
          <w:divBdr>
            <w:top w:val="single" w:sz="2" w:space="1" w:color="FFFFFF"/>
            <w:left w:val="single" w:sz="2" w:space="11" w:color="FFFFFF"/>
            <w:bottom w:val="single" w:sz="2" w:space="1" w:color="FFFFFF"/>
            <w:right w:val="single" w:sz="2" w:space="4" w:color="FFFFFF"/>
          </w:divBdr>
          <w:divsChild>
            <w:div w:id="1917860866">
              <w:marLeft w:val="0"/>
              <w:marRight w:val="0"/>
              <w:marTop w:val="0"/>
              <w:marBottom w:val="0"/>
              <w:divBdr>
                <w:top w:val="none" w:sz="0" w:space="0" w:color="auto"/>
                <w:left w:val="none" w:sz="0" w:space="0" w:color="auto"/>
                <w:bottom w:val="none" w:sz="0" w:space="0" w:color="auto"/>
                <w:right w:val="none" w:sz="0" w:space="0" w:color="auto"/>
              </w:divBdr>
            </w:div>
          </w:divsChild>
        </w:div>
        <w:div w:id="783229226">
          <w:marLeft w:val="0"/>
          <w:marRight w:val="0"/>
          <w:marTop w:val="0"/>
          <w:marBottom w:val="0"/>
          <w:divBdr>
            <w:top w:val="single" w:sz="2" w:space="1" w:color="FFFFFF"/>
            <w:left w:val="single" w:sz="2" w:space="11" w:color="FFFFFF"/>
            <w:bottom w:val="single" w:sz="2" w:space="1" w:color="FFFFFF"/>
            <w:right w:val="single" w:sz="2" w:space="4" w:color="FFFFFF"/>
          </w:divBdr>
          <w:divsChild>
            <w:div w:id="601842573">
              <w:marLeft w:val="0"/>
              <w:marRight w:val="0"/>
              <w:marTop w:val="0"/>
              <w:marBottom w:val="0"/>
              <w:divBdr>
                <w:top w:val="none" w:sz="0" w:space="0" w:color="auto"/>
                <w:left w:val="none" w:sz="0" w:space="0" w:color="auto"/>
                <w:bottom w:val="none" w:sz="0" w:space="0" w:color="auto"/>
                <w:right w:val="none" w:sz="0" w:space="0" w:color="auto"/>
              </w:divBdr>
            </w:div>
          </w:divsChild>
        </w:div>
        <w:div w:id="811674512">
          <w:marLeft w:val="0"/>
          <w:marRight w:val="0"/>
          <w:marTop w:val="0"/>
          <w:marBottom w:val="0"/>
          <w:divBdr>
            <w:top w:val="single" w:sz="2" w:space="1" w:color="FFFFFF"/>
            <w:left w:val="single" w:sz="2" w:space="11" w:color="FFFFFF"/>
            <w:bottom w:val="single" w:sz="2" w:space="1" w:color="FFFFFF"/>
            <w:right w:val="single" w:sz="2" w:space="4" w:color="FFFFFF"/>
          </w:divBdr>
          <w:divsChild>
            <w:div w:id="945890721">
              <w:marLeft w:val="0"/>
              <w:marRight w:val="0"/>
              <w:marTop w:val="0"/>
              <w:marBottom w:val="0"/>
              <w:divBdr>
                <w:top w:val="none" w:sz="0" w:space="0" w:color="auto"/>
                <w:left w:val="none" w:sz="0" w:space="0" w:color="auto"/>
                <w:bottom w:val="none" w:sz="0" w:space="0" w:color="auto"/>
                <w:right w:val="none" w:sz="0" w:space="0" w:color="auto"/>
              </w:divBdr>
            </w:div>
          </w:divsChild>
        </w:div>
        <w:div w:id="828181392">
          <w:marLeft w:val="0"/>
          <w:marRight w:val="0"/>
          <w:marTop w:val="0"/>
          <w:marBottom w:val="0"/>
          <w:divBdr>
            <w:top w:val="single" w:sz="2" w:space="1" w:color="FFFFFF"/>
            <w:left w:val="single" w:sz="2" w:space="11" w:color="FFFFFF"/>
            <w:bottom w:val="single" w:sz="2" w:space="1" w:color="FFFFFF"/>
            <w:right w:val="single" w:sz="2" w:space="4" w:color="FFFFFF"/>
          </w:divBdr>
          <w:divsChild>
            <w:div w:id="557786383">
              <w:marLeft w:val="0"/>
              <w:marRight w:val="0"/>
              <w:marTop w:val="0"/>
              <w:marBottom w:val="0"/>
              <w:divBdr>
                <w:top w:val="none" w:sz="0" w:space="0" w:color="auto"/>
                <w:left w:val="none" w:sz="0" w:space="0" w:color="auto"/>
                <w:bottom w:val="none" w:sz="0" w:space="0" w:color="auto"/>
                <w:right w:val="none" w:sz="0" w:space="0" w:color="auto"/>
              </w:divBdr>
            </w:div>
          </w:divsChild>
        </w:div>
        <w:div w:id="869881731">
          <w:marLeft w:val="0"/>
          <w:marRight w:val="0"/>
          <w:marTop w:val="0"/>
          <w:marBottom w:val="0"/>
          <w:divBdr>
            <w:top w:val="single" w:sz="2" w:space="1" w:color="FFFFFF"/>
            <w:left w:val="single" w:sz="2" w:space="11" w:color="FFFFFF"/>
            <w:bottom w:val="single" w:sz="2" w:space="1" w:color="FFFFFF"/>
            <w:right w:val="single" w:sz="2" w:space="4" w:color="FFFFFF"/>
          </w:divBdr>
          <w:divsChild>
            <w:div w:id="1416365021">
              <w:marLeft w:val="0"/>
              <w:marRight w:val="0"/>
              <w:marTop w:val="0"/>
              <w:marBottom w:val="0"/>
              <w:divBdr>
                <w:top w:val="none" w:sz="0" w:space="0" w:color="auto"/>
                <w:left w:val="none" w:sz="0" w:space="0" w:color="auto"/>
                <w:bottom w:val="none" w:sz="0" w:space="0" w:color="auto"/>
                <w:right w:val="none" w:sz="0" w:space="0" w:color="auto"/>
              </w:divBdr>
            </w:div>
          </w:divsChild>
        </w:div>
        <w:div w:id="933586430">
          <w:marLeft w:val="0"/>
          <w:marRight w:val="0"/>
          <w:marTop w:val="0"/>
          <w:marBottom w:val="0"/>
          <w:divBdr>
            <w:top w:val="single" w:sz="2" w:space="1" w:color="FFFFFF"/>
            <w:left w:val="single" w:sz="2" w:space="11" w:color="FFFFFF"/>
            <w:bottom w:val="single" w:sz="2" w:space="1" w:color="FFFFFF"/>
            <w:right w:val="single" w:sz="2" w:space="4" w:color="FFFFFF"/>
          </w:divBdr>
          <w:divsChild>
            <w:div w:id="407385443">
              <w:marLeft w:val="0"/>
              <w:marRight w:val="0"/>
              <w:marTop w:val="0"/>
              <w:marBottom w:val="0"/>
              <w:divBdr>
                <w:top w:val="none" w:sz="0" w:space="0" w:color="auto"/>
                <w:left w:val="none" w:sz="0" w:space="0" w:color="auto"/>
                <w:bottom w:val="none" w:sz="0" w:space="0" w:color="auto"/>
                <w:right w:val="none" w:sz="0" w:space="0" w:color="auto"/>
              </w:divBdr>
            </w:div>
          </w:divsChild>
        </w:div>
        <w:div w:id="1337876626">
          <w:marLeft w:val="0"/>
          <w:marRight w:val="0"/>
          <w:marTop w:val="0"/>
          <w:marBottom w:val="0"/>
          <w:divBdr>
            <w:top w:val="single" w:sz="2" w:space="1" w:color="FFFFFF"/>
            <w:left w:val="single" w:sz="2" w:space="11" w:color="FFFFFF"/>
            <w:bottom w:val="single" w:sz="2" w:space="1" w:color="FFFFFF"/>
            <w:right w:val="single" w:sz="2" w:space="4" w:color="FFFFFF"/>
          </w:divBdr>
          <w:divsChild>
            <w:div w:id="328338665">
              <w:marLeft w:val="0"/>
              <w:marRight w:val="0"/>
              <w:marTop w:val="0"/>
              <w:marBottom w:val="0"/>
              <w:divBdr>
                <w:top w:val="none" w:sz="0" w:space="0" w:color="auto"/>
                <w:left w:val="none" w:sz="0" w:space="0" w:color="auto"/>
                <w:bottom w:val="none" w:sz="0" w:space="0" w:color="auto"/>
                <w:right w:val="none" w:sz="0" w:space="0" w:color="auto"/>
              </w:divBdr>
            </w:div>
          </w:divsChild>
        </w:div>
        <w:div w:id="1654941423">
          <w:marLeft w:val="0"/>
          <w:marRight w:val="0"/>
          <w:marTop w:val="0"/>
          <w:marBottom w:val="0"/>
          <w:divBdr>
            <w:top w:val="single" w:sz="2" w:space="1" w:color="FFFFFF"/>
            <w:left w:val="single" w:sz="2" w:space="11" w:color="FFFFFF"/>
            <w:bottom w:val="single" w:sz="2" w:space="1" w:color="FFFFFF"/>
            <w:right w:val="single" w:sz="2" w:space="4" w:color="FFFFFF"/>
          </w:divBdr>
          <w:divsChild>
            <w:div w:id="1137646089">
              <w:marLeft w:val="0"/>
              <w:marRight w:val="0"/>
              <w:marTop w:val="0"/>
              <w:marBottom w:val="0"/>
              <w:divBdr>
                <w:top w:val="none" w:sz="0" w:space="0" w:color="auto"/>
                <w:left w:val="none" w:sz="0" w:space="0" w:color="auto"/>
                <w:bottom w:val="none" w:sz="0" w:space="0" w:color="auto"/>
                <w:right w:val="none" w:sz="0" w:space="0" w:color="auto"/>
              </w:divBdr>
            </w:div>
          </w:divsChild>
        </w:div>
        <w:div w:id="1706175493">
          <w:marLeft w:val="0"/>
          <w:marRight w:val="0"/>
          <w:marTop w:val="0"/>
          <w:marBottom w:val="0"/>
          <w:divBdr>
            <w:top w:val="single" w:sz="2" w:space="1" w:color="FFFFFF"/>
            <w:left w:val="single" w:sz="2" w:space="11" w:color="FFFFFF"/>
            <w:bottom w:val="single" w:sz="2" w:space="1" w:color="FFFFFF"/>
            <w:right w:val="single" w:sz="2" w:space="4" w:color="FFFFFF"/>
          </w:divBdr>
          <w:divsChild>
            <w:div w:id="1879774405">
              <w:marLeft w:val="0"/>
              <w:marRight w:val="0"/>
              <w:marTop w:val="0"/>
              <w:marBottom w:val="0"/>
              <w:divBdr>
                <w:top w:val="none" w:sz="0" w:space="0" w:color="auto"/>
                <w:left w:val="none" w:sz="0" w:space="0" w:color="auto"/>
                <w:bottom w:val="none" w:sz="0" w:space="0" w:color="auto"/>
                <w:right w:val="none" w:sz="0" w:space="0" w:color="auto"/>
              </w:divBdr>
            </w:div>
          </w:divsChild>
        </w:div>
        <w:div w:id="1755399088">
          <w:marLeft w:val="0"/>
          <w:marRight w:val="0"/>
          <w:marTop w:val="0"/>
          <w:marBottom w:val="0"/>
          <w:divBdr>
            <w:top w:val="single" w:sz="2" w:space="1" w:color="FFFFFF"/>
            <w:left w:val="single" w:sz="2" w:space="11" w:color="FFFFFF"/>
            <w:bottom w:val="single" w:sz="2" w:space="1" w:color="FFFFFF"/>
            <w:right w:val="single" w:sz="2" w:space="4" w:color="FFFFFF"/>
          </w:divBdr>
          <w:divsChild>
            <w:div w:id="1214148835">
              <w:marLeft w:val="0"/>
              <w:marRight w:val="0"/>
              <w:marTop w:val="0"/>
              <w:marBottom w:val="0"/>
              <w:divBdr>
                <w:top w:val="none" w:sz="0" w:space="0" w:color="auto"/>
                <w:left w:val="none" w:sz="0" w:space="0" w:color="auto"/>
                <w:bottom w:val="none" w:sz="0" w:space="0" w:color="auto"/>
                <w:right w:val="none" w:sz="0" w:space="0" w:color="auto"/>
              </w:divBdr>
            </w:div>
          </w:divsChild>
        </w:div>
        <w:div w:id="1815751126">
          <w:marLeft w:val="0"/>
          <w:marRight w:val="0"/>
          <w:marTop w:val="0"/>
          <w:marBottom w:val="0"/>
          <w:divBdr>
            <w:top w:val="single" w:sz="2" w:space="1" w:color="FFFFFF"/>
            <w:left w:val="single" w:sz="2" w:space="11" w:color="FFFFFF"/>
            <w:bottom w:val="single" w:sz="2" w:space="1" w:color="FFFFFF"/>
            <w:right w:val="single" w:sz="2" w:space="4" w:color="FFFFFF"/>
          </w:divBdr>
          <w:divsChild>
            <w:div w:id="1701273606">
              <w:marLeft w:val="0"/>
              <w:marRight w:val="0"/>
              <w:marTop w:val="0"/>
              <w:marBottom w:val="0"/>
              <w:divBdr>
                <w:top w:val="none" w:sz="0" w:space="0" w:color="auto"/>
                <w:left w:val="none" w:sz="0" w:space="0" w:color="auto"/>
                <w:bottom w:val="none" w:sz="0" w:space="0" w:color="auto"/>
                <w:right w:val="none" w:sz="0" w:space="0" w:color="auto"/>
              </w:divBdr>
            </w:div>
          </w:divsChild>
        </w:div>
        <w:div w:id="2030796505">
          <w:marLeft w:val="0"/>
          <w:marRight w:val="0"/>
          <w:marTop w:val="0"/>
          <w:marBottom w:val="0"/>
          <w:divBdr>
            <w:top w:val="single" w:sz="2" w:space="1" w:color="FFFFFF"/>
            <w:left w:val="single" w:sz="2" w:space="11" w:color="FFFFFF"/>
            <w:bottom w:val="single" w:sz="2" w:space="1" w:color="FFFFFF"/>
            <w:right w:val="single" w:sz="2" w:space="4" w:color="FFFFFF"/>
          </w:divBdr>
          <w:divsChild>
            <w:div w:id="745037206">
              <w:marLeft w:val="0"/>
              <w:marRight w:val="0"/>
              <w:marTop w:val="0"/>
              <w:marBottom w:val="0"/>
              <w:divBdr>
                <w:top w:val="none" w:sz="0" w:space="0" w:color="auto"/>
                <w:left w:val="none" w:sz="0" w:space="0" w:color="auto"/>
                <w:bottom w:val="none" w:sz="0" w:space="0" w:color="auto"/>
                <w:right w:val="none" w:sz="0" w:space="0" w:color="auto"/>
              </w:divBdr>
            </w:div>
          </w:divsChild>
        </w:div>
        <w:div w:id="2042167612">
          <w:marLeft w:val="0"/>
          <w:marRight w:val="0"/>
          <w:marTop w:val="0"/>
          <w:marBottom w:val="0"/>
          <w:divBdr>
            <w:top w:val="single" w:sz="2" w:space="1" w:color="FFFFFF"/>
            <w:left w:val="single" w:sz="2" w:space="11" w:color="FFFFFF"/>
            <w:bottom w:val="single" w:sz="2" w:space="1" w:color="FFFFFF"/>
            <w:right w:val="single" w:sz="2" w:space="4" w:color="FFFFFF"/>
          </w:divBdr>
          <w:divsChild>
            <w:div w:id="485243044">
              <w:marLeft w:val="0"/>
              <w:marRight w:val="0"/>
              <w:marTop w:val="0"/>
              <w:marBottom w:val="0"/>
              <w:divBdr>
                <w:top w:val="none" w:sz="0" w:space="0" w:color="auto"/>
                <w:left w:val="none" w:sz="0" w:space="0" w:color="auto"/>
                <w:bottom w:val="none" w:sz="0" w:space="0" w:color="auto"/>
                <w:right w:val="none" w:sz="0" w:space="0" w:color="auto"/>
              </w:divBdr>
            </w:div>
          </w:divsChild>
        </w:div>
        <w:div w:id="2042583284">
          <w:marLeft w:val="0"/>
          <w:marRight w:val="0"/>
          <w:marTop w:val="0"/>
          <w:marBottom w:val="0"/>
          <w:divBdr>
            <w:top w:val="single" w:sz="2" w:space="1" w:color="FFFFFF"/>
            <w:left w:val="single" w:sz="2" w:space="11" w:color="FFFFFF"/>
            <w:bottom w:val="single" w:sz="2" w:space="1" w:color="FFFFFF"/>
            <w:right w:val="single" w:sz="2" w:space="4" w:color="FFFFFF"/>
          </w:divBdr>
          <w:divsChild>
            <w:div w:id="1818107108">
              <w:marLeft w:val="0"/>
              <w:marRight w:val="0"/>
              <w:marTop w:val="0"/>
              <w:marBottom w:val="0"/>
              <w:divBdr>
                <w:top w:val="none" w:sz="0" w:space="0" w:color="auto"/>
                <w:left w:val="none" w:sz="0" w:space="0" w:color="auto"/>
                <w:bottom w:val="none" w:sz="0" w:space="0" w:color="auto"/>
                <w:right w:val="none" w:sz="0" w:space="0" w:color="auto"/>
              </w:divBdr>
            </w:div>
          </w:divsChild>
        </w:div>
        <w:div w:id="2094274673">
          <w:marLeft w:val="0"/>
          <w:marRight w:val="0"/>
          <w:marTop w:val="0"/>
          <w:marBottom w:val="0"/>
          <w:divBdr>
            <w:top w:val="single" w:sz="2" w:space="1" w:color="FFFFFF"/>
            <w:left w:val="single" w:sz="2" w:space="11" w:color="FFFFFF"/>
            <w:bottom w:val="single" w:sz="2" w:space="1" w:color="FFFFFF"/>
            <w:right w:val="single" w:sz="2" w:space="4" w:color="FFFFFF"/>
          </w:divBdr>
          <w:divsChild>
            <w:div w:id="163672702">
              <w:marLeft w:val="0"/>
              <w:marRight w:val="0"/>
              <w:marTop w:val="0"/>
              <w:marBottom w:val="0"/>
              <w:divBdr>
                <w:top w:val="none" w:sz="0" w:space="0" w:color="auto"/>
                <w:left w:val="none" w:sz="0" w:space="0" w:color="auto"/>
                <w:bottom w:val="none" w:sz="0" w:space="0" w:color="auto"/>
                <w:right w:val="none" w:sz="0" w:space="0" w:color="auto"/>
              </w:divBdr>
            </w:div>
          </w:divsChild>
        </w:div>
        <w:div w:id="2128574401">
          <w:marLeft w:val="0"/>
          <w:marRight w:val="0"/>
          <w:marTop w:val="0"/>
          <w:marBottom w:val="0"/>
          <w:divBdr>
            <w:top w:val="single" w:sz="2" w:space="1" w:color="FFFFFF"/>
            <w:left w:val="single" w:sz="2" w:space="11" w:color="FFFFFF"/>
            <w:bottom w:val="single" w:sz="2" w:space="1" w:color="FFFFFF"/>
            <w:right w:val="single" w:sz="2" w:space="4" w:color="FFFFFF"/>
          </w:divBdr>
          <w:divsChild>
            <w:div w:id="93652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722772">
      <w:bodyDiv w:val="1"/>
      <w:marLeft w:val="0"/>
      <w:marRight w:val="0"/>
      <w:marTop w:val="0"/>
      <w:marBottom w:val="0"/>
      <w:divBdr>
        <w:top w:val="none" w:sz="0" w:space="0" w:color="auto"/>
        <w:left w:val="none" w:sz="0" w:space="0" w:color="auto"/>
        <w:bottom w:val="none" w:sz="0" w:space="0" w:color="auto"/>
        <w:right w:val="none" w:sz="0" w:space="0" w:color="auto"/>
      </w:divBdr>
      <w:divsChild>
        <w:div w:id="57674120">
          <w:marLeft w:val="0"/>
          <w:marRight w:val="0"/>
          <w:marTop w:val="0"/>
          <w:marBottom w:val="0"/>
          <w:divBdr>
            <w:top w:val="single" w:sz="2" w:space="1" w:color="FFFFFF"/>
            <w:left w:val="single" w:sz="2" w:space="11" w:color="FFFFFF"/>
            <w:bottom w:val="single" w:sz="2" w:space="1" w:color="FFFFFF"/>
            <w:right w:val="single" w:sz="2" w:space="4" w:color="FFFFFF"/>
          </w:divBdr>
          <w:divsChild>
            <w:div w:id="1505781620">
              <w:marLeft w:val="0"/>
              <w:marRight w:val="0"/>
              <w:marTop w:val="0"/>
              <w:marBottom w:val="0"/>
              <w:divBdr>
                <w:top w:val="none" w:sz="0" w:space="0" w:color="auto"/>
                <w:left w:val="none" w:sz="0" w:space="0" w:color="auto"/>
                <w:bottom w:val="none" w:sz="0" w:space="0" w:color="auto"/>
                <w:right w:val="none" w:sz="0" w:space="0" w:color="auto"/>
              </w:divBdr>
            </w:div>
          </w:divsChild>
        </w:div>
        <w:div w:id="124009975">
          <w:marLeft w:val="0"/>
          <w:marRight w:val="0"/>
          <w:marTop w:val="0"/>
          <w:marBottom w:val="0"/>
          <w:divBdr>
            <w:top w:val="single" w:sz="2" w:space="4" w:color="FFFFFF"/>
            <w:left w:val="single" w:sz="2" w:space="11" w:color="FFFFFF"/>
            <w:bottom w:val="single" w:sz="2" w:space="1" w:color="FFFFFF"/>
            <w:right w:val="single" w:sz="2" w:space="4" w:color="FFFFFF"/>
          </w:divBdr>
          <w:divsChild>
            <w:div w:id="2056199761">
              <w:marLeft w:val="0"/>
              <w:marRight w:val="0"/>
              <w:marTop w:val="0"/>
              <w:marBottom w:val="0"/>
              <w:divBdr>
                <w:top w:val="none" w:sz="0" w:space="0" w:color="auto"/>
                <w:left w:val="none" w:sz="0" w:space="0" w:color="auto"/>
                <w:bottom w:val="none" w:sz="0" w:space="0" w:color="auto"/>
                <w:right w:val="none" w:sz="0" w:space="0" w:color="auto"/>
              </w:divBdr>
            </w:div>
          </w:divsChild>
        </w:div>
        <w:div w:id="137961430">
          <w:marLeft w:val="0"/>
          <w:marRight w:val="0"/>
          <w:marTop w:val="0"/>
          <w:marBottom w:val="0"/>
          <w:divBdr>
            <w:top w:val="single" w:sz="2" w:space="1" w:color="FFFFFF"/>
            <w:left w:val="single" w:sz="2" w:space="11" w:color="FFFFFF"/>
            <w:bottom w:val="single" w:sz="2" w:space="1" w:color="FFFFFF"/>
            <w:right w:val="single" w:sz="2" w:space="4" w:color="FFFFFF"/>
          </w:divBdr>
          <w:divsChild>
            <w:div w:id="1259217272">
              <w:marLeft w:val="0"/>
              <w:marRight w:val="0"/>
              <w:marTop w:val="0"/>
              <w:marBottom w:val="0"/>
              <w:divBdr>
                <w:top w:val="none" w:sz="0" w:space="0" w:color="auto"/>
                <w:left w:val="none" w:sz="0" w:space="0" w:color="auto"/>
                <w:bottom w:val="none" w:sz="0" w:space="0" w:color="auto"/>
                <w:right w:val="none" w:sz="0" w:space="0" w:color="auto"/>
              </w:divBdr>
            </w:div>
          </w:divsChild>
        </w:div>
        <w:div w:id="147674957">
          <w:marLeft w:val="0"/>
          <w:marRight w:val="0"/>
          <w:marTop w:val="0"/>
          <w:marBottom w:val="0"/>
          <w:divBdr>
            <w:top w:val="single" w:sz="2" w:space="1" w:color="FFFFFF"/>
            <w:left w:val="single" w:sz="2" w:space="11" w:color="FFFFFF"/>
            <w:bottom w:val="single" w:sz="2" w:space="1" w:color="FFFFFF"/>
            <w:right w:val="single" w:sz="2" w:space="4" w:color="FFFFFF"/>
          </w:divBdr>
          <w:divsChild>
            <w:div w:id="29654038">
              <w:marLeft w:val="0"/>
              <w:marRight w:val="0"/>
              <w:marTop w:val="0"/>
              <w:marBottom w:val="0"/>
              <w:divBdr>
                <w:top w:val="none" w:sz="0" w:space="0" w:color="auto"/>
                <w:left w:val="none" w:sz="0" w:space="0" w:color="auto"/>
                <w:bottom w:val="none" w:sz="0" w:space="0" w:color="auto"/>
                <w:right w:val="none" w:sz="0" w:space="0" w:color="auto"/>
              </w:divBdr>
            </w:div>
          </w:divsChild>
        </w:div>
        <w:div w:id="203062651">
          <w:marLeft w:val="0"/>
          <w:marRight w:val="0"/>
          <w:marTop w:val="0"/>
          <w:marBottom w:val="0"/>
          <w:divBdr>
            <w:top w:val="single" w:sz="2" w:space="1" w:color="FFFFFF"/>
            <w:left w:val="single" w:sz="2" w:space="11" w:color="FFFFFF"/>
            <w:bottom w:val="single" w:sz="2" w:space="1" w:color="FFFFFF"/>
            <w:right w:val="single" w:sz="2" w:space="4" w:color="FFFFFF"/>
          </w:divBdr>
          <w:divsChild>
            <w:div w:id="1946189323">
              <w:marLeft w:val="0"/>
              <w:marRight w:val="0"/>
              <w:marTop w:val="0"/>
              <w:marBottom w:val="0"/>
              <w:divBdr>
                <w:top w:val="none" w:sz="0" w:space="0" w:color="auto"/>
                <w:left w:val="none" w:sz="0" w:space="0" w:color="auto"/>
                <w:bottom w:val="none" w:sz="0" w:space="0" w:color="auto"/>
                <w:right w:val="none" w:sz="0" w:space="0" w:color="auto"/>
              </w:divBdr>
            </w:div>
          </w:divsChild>
        </w:div>
        <w:div w:id="308483026">
          <w:marLeft w:val="0"/>
          <w:marRight w:val="0"/>
          <w:marTop w:val="0"/>
          <w:marBottom w:val="0"/>
          <w:divBdr>
            <w:top w:val="single" w:sz="2" w:space="1" w:color="FFFFFF"/>
            <w:left w:val="single" w:sz="2" w:space="11" w:color="FFFFFF"/>
            <w:bottom w:val="single" w:sz="2" w:space="1" w:color="FFFFFF"/>
            <w:right w:val="single" w:sz="2" w:space="4" w:color="FFFFFF"/>
          </w:divBdr>
          <w:divsChild>
            <w:div w:id="699168023">
              <w:marLeft w:val="0"/>
              <w:marRight w:val="0"/>
              <w:marTop w:val="0"/>
              <w:marBottom w:val="0"/>
              <w:divBdr>
                <w:top w:val="none" w:sz="0" w:space="0" w:color="auto"/>
                <w:left w:val="none" w:sz="0" w:space="0" w:color="auto"/>
                <w:bottom w:val="none" w:sz="0" w:space="0" w:color="auto"/>
                <w:right w:val="none" w:sz="0" w:space="0" w:color="auto"/>
              </w:divBdr>
            </w:div>
          </w:divsChild>
        </w:div>
        <w:div w:id="473110627">
          <w:marLeft w:val="0"/>
          <w:marRight w:val="0"/>
          <w:marTop w:val="0"/>
          <w:marBottom w:val="0"/>
          <w:divBdr>
            <w:top w:val="single" w:sz="2" w:space="1" w:color="FFFFFF"/>
            <w:left w:val="single" w:sz="2" w:space="11" w:color="FFFFFF"/>
            <w:bottom w:val="single" w:sz="2" w:space="1" w:color="FFFFFF"/>
            <w:right w:val="single" w:sz="2" w:space="4" w:color="FFFFFF"/>
          </w:divBdr>
          <w:divsChild>
            <w:div w:id="814565452">
              <w:marLeft w:val="0"/>
              <w:marRight w:val="0"/>
              <w:marTop w:val="0"/>
              <w:marBottom w:val="0"/>
              <w:divBdr>
                <w:top w:val="none" w:sz="0" w:space="0" w:color="auto"/>
                <w:left w:val="none" w:sz="0" w:space="0" w:color="auto"/>
                <w:bottom w:val="none" w:sz="0" w:space="0" w:color="auto"/>
                <w:right w:val="none" w:sz="0" w:space="0" w:color="auto"/>
              </w:divBdr>
            </w:div>
          </w:divsChild>
        </w:div>
        <w:div w:id="482619978">
          <w:marLeft w:val="0"/>
          <w:marRight w:val="0"/>
          <w:marTop w:val="0"/>
          <w:marBottom w:val="0"/>
          <w:divBdr>
            <w:top w:val="single" w:sz="2" w:space="1" w:color="FFFFFF"/>
            <w:left w:val="single" w:sz="2" w:space="11" w:color="FFFFFF"/>
            <w:bottom w:val="single" w:sz="2" w:space="1" w:color="FFFFFF"/>
            <w:right w:val="single" w:sz="2" w:space="4" w:color="FFFFFF"/>
          </w:divBdr>
          <w:divsChild>
            <w:div w:id="737753129">
              <w:marLeft w:val="0"/>
              <w:marRight w:val="0"/>
              <w:marTop w:val="0"/>
              <w:marBottom w:val="0"/>
              <w:divBdr>
                <w:top w:val="none" w:sz="0" w:space="0" w:color="auto"/>
                <w:left w:val="none" w:sz="0" w:space="0" w:color="auto"/>
                <w:bottom w:val="none" w:sz="0" w:space="0" w:color="auto"/>
                <w:right w:val="none" w:sz="0" w:space="0" w:color="auto"/>
              </w:divBdr>
            </w:div>
          </w:divsChild>
        </w:div>
        <w:div w:id="502358327">
          <w:marLeft w:val="0"/>
          <w:marRight w:val="0"/>
          <w:marTop w:val="0"/>
          <w:marBottom w:val="0"/>
          <w:divBdr>
            <w:top w:val="single" w:sz="2" w:space="1" w:color="FFFFFF"/>
            <w:left w:val="single" w:sz="2" w:space="11" w:color="FFFFFF"/>
            <w:bottom w:val="single" w:sz="2" w:space="1" w:color="FFFFFF"/>
            <w:right w:val="single" w:sz="2" w:space="4" w:color="FFFFFF"/>
          </w:divBdr>
          <w:divsChild>
            <w:div w:id="1638610745">
              <w:marLeft w:val="0"/>
              <w:marRight w:val="0"/>
              <w:marTop w:val="0"/>
              <w:marBottom w:val="0"/>
              <w:divBdr>
                <w:top w:val="none" w:sz="0" w:space="0" w:color="auto"/>
                <w:left w:val="none" w:sz="0" w:space="0" w:color="auto"/>
                <w:bottom w:val="none" w:sz="0" w:space="0" w:color="auto"/>
                <w:right w:val="none" w:sz="0" w:space="0" w:color="auto"/>
              </w:divBdr>
            </w:div>
          </w:divsChild>
        </w:div>
        <w:div w:id="677536042">
          <w:marLeft w:val="0"/>
          <w:marRight w:val="0"/>
          <w:marTop w:val="0"/>
          <w:marBottom w:val="0"/>
          <w:divBdr>
            <w:top w:val="single" w:sz="2" w:space="1" w:color="FFFFFF"/>
            <w:left w:val="single" w:sz="2" w:space="11" w:color="FFFFFF"/>
            <w:bottom w:val="single" w:sz="2" w:space="1" w:color="FFFFFF"/>
            <w:right w:val="single" w:sz="2" w:space="4" w:color="FFFFFF"/>
          </w:divBdr>
          <w:divsChild>
            <w:div w:id="1486555057">
              <w:marLeft w:val="0"/>
              <w:marRight w:val="0"/>
              <w:marTop w:val="0"/>
              <w:marBottom w:val="0"/>
              <w:divBdr>
                <w:top w:val="none" w:sz="0" w:space="0" w:color="auto"/>
                <w:left w:val="none" w:sz="0" w:space="0" w:color="auto"/>
                <w:bottom w:val="none" w:sz="0" w:space="0" w:color="auto"/>
                <w:right w:val="none" w:sz="0" w:space="0" w:color="auto"/>
              </w:divBdr>
            </w:div>
          </w:divsChild>
        </w:div>
        <w:div w:id="686559692">
          <w:marLeft w:val="0"/>
          <w:marRight w:val="0"/>
          <w:marTop w:val="0"/>
          <w:marBottom w:val="0"/>
          <w:divBdr>
            <w:top w:val="single" w:sz="2" w:space="1" w:color="FFFFFF"/>
            <w:left w:val="single" w:sz="2" w:space="11" w:color="FFFFFF"/>
            <w:bottom w:val="single" w:sz="2" w:space="1" w:color="FFFFFF"/>
            <w:right w:val="single" w:sz="2" w:space="4" w:color="FFFFFF"/>
          </w:divBdr>
          <w:divsChild>
            <w:div w:id="1753240082">
              <w:marLeft w:val="0"/>
              <w:marRight w:val="0"/>
              <w:marTop w:val="0"/>
              <w:marBottom w:val="0"/>
              <w:divBdr>
                <w:top w:val="none" w:sz="0" w:space="0" w:color="auto"/>
                <w:left w:val="none" w:sz="0" w:space="0" w:color="auto"/>
                <w:bottom w:val="none" w:sz="0" w:space="0" w:color="auto"/>
                <w:right w:val="none" w:sz="0" w:space="0" w:color="auto"/>
              </w:divBdr>
            </w:div>
          </w:divsChild>
        </w:div>
        <w:div w:id="721709286">
          <w:marLeft w:val="0"/>
          <w:marRight w:val="0"/>
          <w:marTop w:val="0"/>
          <w:marBottom w:val="0"/>
          <w:divBdr>
            <w:top w:val="single" w:sz="2" w:space="1" w:color="FFFFFF"/>
            <w:left w:val="single" w:sz="2" w:space="11" w:color="FFFFFF"/>
            <w:bottom w:val="single" w:sz="2" w:space="1" w:color="FFFFFF"/>
            <w:right w:val="single" w:sz="2" w:space="4" w:color="FFFFFF"/>
          </w:divBdr>
          <w:divsChild>
            <w:div w:id="1909075612">
              <w:marLeft w:val="0"/>
              <w:marRight w:val="0"/>
              <w:marTop w:val="0"/>
              <w:marBottom w:val="0"/>
              <w:divBdr>
                <w:top w:val="none" w:sz="0" w:space="0" w:color="auto"/>
                <w:left w:val="none" w:sz="0" w:space="0" w:color="auto"/>
                <w:bottom w:val="none" w:sz="0" w:space="0" w:color="auto"/>
                <w:right w:val="none" w:sz="0" w:space="0" w:color="auto"/>
              </w:divBdr>
            </w:div>
          </w:divsChild>
        </w:div>
        <w:div w:id="803036513">
          <w:marLeft w:val="0"/>
          <w:marRight w:val="0"/>
          <w:marTop w:val="0"/>
          <w:marBottom w:val="0"/>
          <w:divBdr>
            <w:top w:val="single" w:sz="2" w:space="1" w:color="FFFFFF"/>
            <w:left w:val="single" w:sz="2" w:space="11" w:color="FFFFFF"/>
            <w:bottom w:val="single" w:sz="2" w:space="1" w:color="FFFFFF"/>
            <w:right w:val="single" w:sz="2" w:space="4" w:color="FFFFFF"/>
          </w:divBdr>
          <w:divsChild>
            <w:div w:id="1552963111">
              <w:marLeft w:val="0"/>
              <w:marRight w:val="0"/>
              <w:marTop w:val="0"/>
              <w:marBottom w:val="0"/>
              <w:divBdr>
                <w:top w:val="none" w:sz="0" w:space="0" w:color="auto"/>
                <w:left w:val="none" w:sz="0" w:space="0" w:color="auto"/>
                <w:bottom w:val="none" w:sz="0" w:space="0" w:color="auto"/>
                <w:right w:val="none" w:sz="0" w:space="0" w:color="auto"/>
              </w:divBdr>
            </w:div>
          </w:divsChild>
        </w:div>
        <w:div w:id="829324110">
          <w:marLeft w:val="0"/>
          <w:marRight w:val="0"/>
          <w:marTop w:val="0"/>
          <w:marBottom w:val="0"/>
          <w:divBdr>
            <w:top w:val="single" w:sz="2" w:space="1" w:color="FFFFFF"/>
            <w:left w:val="single" w:sz="2" w:space="11" w:color="FFFFFF"/>
            <w:bottom w:val="single" w:sz="2" w:space="1" w:color="FFFFFF"/>
            <w:right w:val="single" w:sz="2" w:space="4" w:color="FFFFFF"/>
          </w:divBdr>
          <w:divsChild>
            <w:div w:id="1108307126">
              <w:marLeft w:val="0"/>
              <w:marRight w:val="0"/>
              <w:marTop w:val="0"/>
              <w:marBottom w:val="0"/>
              <w:divBdr>
                <w:top w:val="none" w:sz="0" w:space="0" w:color="auto"/>
                <w:left w:val="none" w:sz="0" w:space="0" w:color="auto"/>
                <w:bottom w:val="none" w:sz="0" w:space="0" w:color="auto"/>
                <w:right w:val="none" w:sz="0" w:space="0" w:color="auto"/>
              </w:divBdr>
            </w:div>
          </w:divsChild>
        </w:div>
        <w:div w:id="898177163">
          <w:marLeft w:val="0"/>
          <w:marRight w:val="0"/>
          <w:marTop w:val="0"/>
          <w:marBottom w:val="0"/>
          <w:divBdr>
            <w:top w:val="single" w:sz="2" w:space="1" w:color="FFFFFF"/>
            <w:left w:val="single" w:sz="2" w:space="11" w:color="FFFFFF"/>
            <w:bottom w:val="single" w:sz="2" w:space="1" w:color="FFFFFF"/>
            <w:right w:val="single" w:sz="2" w:space="4" w:color="FFFFFF"/>
          </w:divBdr>
          <w:divsChild>
            <w:div w:id="222256269">
              <w:marLeft w:val="0"/>
              <w:marRight w:val="0"/>
              <w:marTop w:val="0"/>
              <w:marBottom w:val="0"/>
              <w:divBdr>
                <w:top w:val="none" w:sz="0" w:space="0" w:color="auto"/>
                <w:left w:val="none" w:sz="0" w:space="0" w:color="auto"/>
                <w:bottom w:val="none" w:sz="0" w:space="0" w:color="auto"/>
                <w:right w:val="none" w:sz="0" w:space="0" w:color="auto"/>
              </w:divBdr>
            </w:div>
          </w:divsChild>
        </w:div>
        <w:div w:id="1059936204">
          <w:marLeft w:val="0"/>
          <w:marRight w:val="0"/>
          <w:marTop w:val="0"/>
          <w:marBottom w:val="0"/>
          <w:divBdr>
            <w:top w:val="single" w:sz="2" w:space="1" w:color="FFFFFF"/>
            <w:left w:val="single" w:sz="2" w:space="11" w:color="FFFFFF"/>
            <w:bottom w:val="single" w:sz="2" w:space="1" w:color="FFFFFF"/>
            <w:right w:val="single" w:sz="2" w:space="4" w:color="FFFFFF"/>
          </w:divBdr>
          <w:divsChild>
            <w:div w:id="1378167112">
              <w:marLeft w:val="0"/>
              <w:marRight w:val="0"/>
              <w:marTop w:val="0"/>
              <w:marBottom w:val="0"/>
              <w:divBdr>
                <w:top w:val="none" w:sz="0" w:space="0" w:color="auto"/>
                <w:left w:val="none" w:sz="0" w:space="0" w:color="auto"/>
                <w:bottom w:val="none" w:sz="0" w:space="0" w:color="auto"/>
                <w:right w:val="none" w:sz="0" w:space="0" w:color="auto"/>
              </w:divBdr>
            </w:div>
          </w:divsChild>
        </w:div>
        <w:div w:id="1191338712">
          <w:marLeft w:val="0"/>
          <w:marRight w:val="0"/>
          <w:marTop w:val="0"/>
          <w:marBottom w:val="0"/>
          <w:divBdr>
            <w:top w:val="single" w:sz="2" w:space="1" w:color="FFFFFF"/>
            <w:left w:val="single" w:sz="2" w:space="11" w:color="FFFFFF"/>
            <w:bottom w:val="single" w:sz="2" w:space="4" w:color="FFFFFF"/>
            <w:right w:val="single" w:sz="2" w:space="4" w:color="FFFFFF"/>
          </w:divBdr>
          <w:divsChild>
            <w:div w:id="350883846">
              <w:marLeft w:val="0"/>
              <w:marRight w:val="0"/>
              <w:marTop w:val="0"/>
              <w:marBottom w:val="0"/>
              <w:divBdr>
                <w:top w:val="none" w:sz="0" w:space="0" w:color="auto"/>
                <w:left w:val="none" w:sz="0" w:space="0" w:color="auto"/>
                <w:bottom w:val="none" w:sz="0" w:space="0" w:color="auto"/>
                <w:right w:val="none" w:sz="0" w:space="0" w:color="auto"/>
              </w:divBdr>
            </w:div>
          </w:divsChild>
        </w:div>
        <w:div w:id="1207567728">
          <w:marLeft w:val="0"/>
          <w:marRight w:val="0"/>
          <w:marTop w:val="0"/>
          <w:marBottom w:val="0"/>
          <w:divBdr>
            <w:top w:val="single" w:sz="2" w:space="1" w:color="FFFFFF"/>
            <w:left w:val="single" w:sz="2" w:space="11" w:color="FFFFFF"/>
            <w:bottom w:val="single" w:sz="2" w:space="1" w:color="FFFFFF"/>
            <w:right w:val="single" w:sz="2" w:space="4" w:color="FFFFFF"/>
          </w:divBdr>
          <w:divsChild>
            <w:div w:id="735393077">
              <w:marLeft w:val="0"/>
              <w:marRight w:val="0"/>
              <w:marTop w:val="0"/>
              <w:marBottom w:val="0"/>
              <w:divBdr>
                <w:top w:val="none" w:sz="0" w:space="0" w:color="auto"/>
                <w:left w:val="none" w:sz="0" w:space="0" w:color="auto"/>
                <w:bottom w:val="none" w:sz="0" w:space="0" w:color="auto"/>
                <w:right w:val="none" w:sz="0" w:space="0" w:color="auto"/>
              </w:divBdr>
            </w:div>
          </w:divsChild>
        </w:div>
        <w:div w:id="1265502184">
          <w:marLeft w:val="0"/>
          <w:marRight w:val="0"/>
          <w:marTop w:val="0"/>
          <w:marBottom w:val="0"/>
          <w:divBdr>
            <w:top w:val="single" w:sz="2" w:space="1" w:color="FFFFFF"/>
            <w:left w:val="single" w:sz="2" w:space="11" w:color="FFFFFF"/>
            <w:bottom w:val="single" w:sz="2" w:space="1" w:color="FFFFFF"/>
            <w:right w:val="single" w:sz="2" w:space="4" w:color="FFFFFF"/>
          </w:divBdr>
          <w:divsChild>
            <w:div w:id="1487938598">
              <w:marLeft w:val="0"/>
              <w:marRight w:val="0"/>
              <w:marTop w:val="0"/>
              <w:marBottom w:val="0"/>
              <w:divBdr>
                <w:top w:val="none" w:sz="0" w:space="0" w:color="auto"/>
                <w:left w:val="none" w:sz="0" w:space="0" w:color="auto"/>
                <w:bottom w:val="none" w:sz="0" w:space="0" w:color="auto"/>
                <w:right w:val="none" w:sz="0" w:space="0" w:color="auto"/>
              </w:divBdr>
            </w:div>
          </w:divsChild>
        </w:div>
        <w:div w:id="1332833670">
          <w:marLeft w:val="0"/>
          <w:marRight w:val="0"/>
          <w:marTop w:val="0"/>
          <w:marBottom w:val="0"/>
          <w:divBdr>
            <w:top w:val="single" w:sz="2" w:space="1" w:color="FFFFFF"/>
            <w:left w:val="single" w:sz="2" w:space="11" w:color="FFFFFF"/>
            <w:bottom w:val="single" w:sz="2" w:space="1" w:color="FFFFFF"/>
            <w:right w:val="single" w:sz="2" w:space="4" w:color="FFFFFF"/>
          </w:divBdr>
          <w:divsChild>
            <w:div w:id="935332136">
              <w:marLeft w:val="0"/>
              <w:marRight w:val="0"/>
              <w:marTop w:val="0"/>
              <w:marBottom w:val="0"/>
              <w:divBdr>
                <w:top w:val="none" w:sz="0" w:space="0" w:color="auto"/>
                <w:left w:val="none" w:sz="0" w:space="0" w:color="auto"/>
                <w:bottom w:val="none" w:sz="0" w:space="0" w:color="auto"/>
                <w:right w:val="none" w:sz="0" w:space="0" w:color="auto"/>
              </w:divBdr>
            </w:div>
          </w:divsChild>
        </w:div>
        <w:div w:id="1377508627">
          <w:marLeft w:val="0"/>
          <w:marRight w:val="0"/>
          <w:marTop w:val="0"/>
          <w:marBottom w:val="0"/>
          <w:divBdr>
            <w:top w:val="single" w:sz="2" w:space="1" w:color="FFFFFF"/>
            <w:left w:val="single" w:sz="2" w:space="11" w:color="FFFFFF"/>
            <w:bottom w:val="single" w:sz="2" w:space="1" w:color="FFFFFF"/>
            <w:right w:val="single" w:sz="2" w:space="4" w:color="FFFFFF"/>
          </w:divBdr>
          <w:divsChild>
            <w:div w:id="959920968">
              <w:marLeft w:val="0"/>
              <w:marRight w:val="0"/>
              <w:marTop w:val="0"/>
              <w:marBottom w:val="0"/>
              <w:divBdr>
                <w:top w:val="none" w:sz="0" w:space="0" w:color="auto"/>
                <w:left w:val="none" w:sz="0" w:space="0" w:color="auto"/>
                <w:bottom w:val="none" w:sz="0" w:space="0" w:color="auto"/>
                <w:right w:val="none" w:sz="0" w:space="0" w:color="auto"/>
              </w:divBdr>
            </w:div>
          </w:divsChild>
        </w:div>
        <w:div w:id="1467159836">
          <w:marLeft w:val="0"/>
          <w:marRight w:val="0"/>
          <w:marTop w:val="0"/>
          <w:marBottom w:val="0"/>
          <w:divBdr>
            <w:top w:val="single" w:sz="2" w:space="1" w:color="FFFFFF"/>
            <w:left w:val="single" w:sz="2" w:space="11" w:color="FFFFFF"/>
            <w:bottom w:val="single" w:sz="2" w:space="1" w:color="FFFFFF"/>
            <w:right w:val="single" w:sz="2" w:space="4" w:color="FFFFFF"/>
          </w:divBdr>
          <w:divsChild>
            <w:div w:id="1806969474">
              <w:marLeft w:val="0"/>
              <w:marRight w:val="0"/>
              <w:marTop w:val="0"/>
              <w:marBottom w:val="0"/>
              <w:divBdr>
                <w:top w:val="none" w:sz="0" w:space="0" w:color="auto"/>
                <w:left w:val="none" w:sz="0" w:space="0" w:color="auto"/>
                <w:bottom w:val="none" w:sz="0" w:space="0" w:color="auto"/>
                <w:right w:val="none" w:sz="0" w:space="0" w:color="auto"/>
              </w:divBdr>
            </w:div>
          </w:divsChild>
        </w:div>
        <w:div w:id="1472018090">
          <w:marLeft w:val="0"/>
          <w:marRight w:val="0"/>
          <w:marTop w:val="0"/>
          <w:marBottom w:val="0"/>
          <w:divBdr>
            <w:top w:val="single" w:sz="2" w:space="1" w:color="FFFFFF"/>
            <w:left w:val="single" w:sz="2" w:space="11" w:color="FFFFFF"/>
            <w:bottom w:val="single" w:sz="2" w:space="1" w:color="FFFFFF"/>
            <w:right w:val="single" w:sz="2" w:space="4" w:color="FFFFFF"/>
          </w:divBdr>
          <w:divsChild>
            <w:div w:id="455299123">
              <w:marLeft w:val="0"/>
              <w:marRight w:val="0"/>
              <w:marTop w:val="0"/>
              <w:marBottom w:val="0"/>
              <w:divBdr>
                <w:top w:val="none" w:sz="0" w:space="0" w:color="auto"/>
                <w:left w:val="none" w:sz="0" w:space="0" w:color="auto"/>
                <w:bottom w:val="none" w:sz="0" w:space="0" w:color="auto"/>
                <w:right w:val="none" w:sz="0" w:space="0" w:color="auto"/>
              </w:divBdr>
            </w:div>
          </w:divsChild>
        </w:div>
        <w:div w:id="1516842233">
          <w:marLeft w:val="0"/>
          <w:marRight w:val="0"/>
          <w:marTop w:val="0"/>
          <w:marBottom w:val="0"/>
          <w:divBdr>
            <w:top w:val="single" w:sz="2" w:space="1" w:color="FFFFFF"/>
            <w:left w:val="single" w:sz="2" w:space="11" w:color="FFFFFF"/>
            <w:bottom w:val="single" w:sz="2" w:space="1" w:color="FFFFFF"/>
            <w:right w:val="single" w:sz="2" w:space="4" w:color="FFFFFF"/>
          </w:divBdr>
          <w:divsChild>
            <w:div w:id="2085445094">
              <w:marLeft w:val="0"/>
              <w:marRight w:val="0"/>
              <w:marTop w:val="0"/>
              <w:marBottom w:val="0"/>
              <w:divBdr>
                <w:top w:val="none" w:sz="0" w:space="0" w:color="auto"/>
                <w:left w:val="none" w:sz="0" w:space="0" w:color="auto"/>
                <w:bottom w:val="none" w:sz="0" w:space="0" w:color="auto"/>
                <w:right w:val="none" w:sz="0" w:space="0" w:color="auto"/>
              </w:divBdr>
            </w:div>
          </w:divsChild>
        </w:div>
        <w:div w:id="1641034705">
          <w:marLeft w:val="0"/>
          <w:marRight w:val="0"/>
          <w:marTop w:val="0"/>
          <w:marBottom w:val="0"/>
          <w:divBdr>
            <w:top w:val="single" w:sz="2" w:space="1" w:color="FFFFFF"/>
            <w:left w:val="single" w:sz="2" w:space="11" w:color="FFFFFF"/>
            <w:bottom w:val="single" w:sz="2" w:space="1" w:color="FFFFFF"/>
            <w:right w:val="single" w:sz="2" w:space="4" w:color="FFFFFF"/>
          </w:divBdr>
          <w:divsChild>
            <w:div w:id="1703633622">
              <w:marLeft w:val="0"/>
              <w:marRight w:val="0"/>
              <w:marTop w:val="0"/>
              <w:marBottom w:val="0"/>
              <w:divBdr>
                <w:top w:val="none" w:sz="0" w:space="0" w:color="auto"/>
                <w:left w:val="none" w:sz="0" w:space="0" w:color="auto"/>
                <w:bottom w:val="none" w:sz="0" w:space="0" w:color="auto"/>
                <w:right w:val="none" w:sz="0" w:space="0" w:color="auto"/>
              </w:divBdr>
            </w:div>
          </w:divsChild>
        </w:div>
        <w:div w:id="1715419469">
          <w:marLeft w:val="0"/>
          <w:marRight w:val="0"/>
          <w:marTop w:val="0"/>
          <w:marBottom w:val="0"/>
          <w:divBdr>
            <w:top w:val="single" w:sz="2" w:space="1" w:color="FFFFFF"/>
            <w:left w:val="single" w:sz="2" w:space="11" w:color="FFFFFF"/>
            <w:bottom w:val="single" w:sz="2" w:space="1" w:color="FFFFFF"/>
            <w:right w:val="single" w:sz="2" w:space="4" w:color="FFFFFF"/>
          </w:divBdr>
          <w:divsChild>
            <w:div w:id="245581278">
              <w:marLeft w:val="0"/>
              <w:marRight w:val="0"/>
              <w:marTop w:val="0"/>
              <w:marBottom w:val="0"/>
              <w:divBdr>
                <w:top w:val="none" w:sz="0" w:space="0" w:color="auto"/>
                <w:left w:val="none" w:sz="0" w:space="0" w:color="auto"/>
                <w:bottom w:val="none" w:sz="0" w:space="0" w:color="auto"/>
                <w:right w:val="none" w:sz="0" w:space="0" w:color="auto"/>
              </w:divBdr>
            </w:div>
          </w:divsChild>
        </w:div>
        <w:div w:id="1798255986">
          <w:marLeft w:val="0"/>
          <w:marRight w:val="0"/>
          <w:marTop w:val="0"/>
          <w:marBottom w:val="0"/>
          <w:divBdr>
            <w:top w:val="single" w:sz="2" w:space="1" w:color="FFFFFF"/>
            <w:left w:val="single" w:sz="2" w:space="11" w:color="FFFFFF"/>
            <w:bottom w:val="single" w:sz="2" w:space="1" w:color="FFFFFF"/>
            <w:right w:val="single" w:sz="2" w:space="4" w:color="FFFFFF"/>
          </w:divBdr>
          <w:divsChild>
            <w:div w:id="1838037002">
              <w:marLeft w:val="0"/>
              <w:marRight w:val="0"/>
              <w:marTop w:val="0"/>
              <w:marBottom w:val="0"/>
              <w:divBdr>
                <w:top w:val="none" w:sz="0" w:space="0" w:color="auto"/>
                <w:left w:val="none" w:sz="0" w:space="0" w:color="auto"/>
                <w:bottom w:val="none" w:sz="0" w:space="0" w:color="auto"/>
                <w:right w:val="none" w:sz="0" w:space="0" w:color="auto"/>
              </w:divBdr>
            </w:div>
          </w:divsChild>
        </w:div>
        <w:div w:id="1816409109">
          <w:marLeft w:val="0"/>
          <w:marRight w:val="0"/>
          <w:marTop w:val="0"/>
          <w:marBottom w:val="0"/>
          <w:divBdr>
            <w:top w:val="single" w:sz="2" w:space="1" w:color="FFFFFF"/>
            <w:left w:val="single" w:sz="2" w:space="11" w:color="FFFFFF"/>
            <w:bottom w:val="single" w:sz="2" w:space="1" w:color="FFFFFF"/>
            <w:right w:val="single" w:sz="2" w:space="4" w:color="FFFFFF"/>
          </w:divBdr>
          <w:divsChild>
            <w:div w:id="1138719589">
              <w:marLeft w:val="0"/>
              <w:marRight w:val="0"/>
              <w:marTop w:val="0"/>
              <w:marBottom w:val="0"/>
              <w:divBdr>
                <w:top w:val="none" w:sz="0" w:space="0" w:color="auto"/>
                <w:left w:val="none" w:sz="0" w:space="0" w:color="auto"/>
                <w:bottom w:val="none" w:sz="0" w:space="0" w:color="auto"/>
                <w:right w:val="none" w:sz="0" w:space="0" w:color="auto"/>
              </w:divBdr>
            </w:div>
          </w:divsChild>
        </w:div>
        <w:div w:id="1842886065">
          <w:marLeft w:val="0"/>
          <w:marRight w:val="0"/>
          <w:marTop w:val="0"/>
          <w:marBottom w:val="0"/>
          <w:divBdr>
            <w:top w:val="single" w:sz="2" w:space="1" w:color="FFFFFF"/>
            <w:left w:val="single" w:sz="2" w:space="11" w:color="FFFFFF"/>
            <w:bottom w:val="single" w:sz="2" w:space="1" w:color="FFFFFF"/>
            <w:right w:val="single" w:sz="2" w:space="4" w:color="FFFFFF"/>
          </w:divBdr>
          <w:divsChild>
            <w:div w:id="1289777133">
              <w:marLeft w:val="0"/>
              <w:marRight w:val="0"/>
              <w:marTop w:val="0"/>
              <w:marBottom w:val="0"/>
              <w:divBdr>
                <w:top w:val="none" w:sz="0" w:space="0" w:color="auto"/>
                <w:left w:val="none" w:sz="0" w:space="0" w:color="auto"/>
                <w:bottom w:val="none" w:sz="0" w:space="0" w:color="auto"/>
                <w:right w:val="none" w:sz="0" w:space="0" w:color="auto"/>
              </w:divBdr>
            </w:div>
          </w:divsChild>
        </w:div>
        <w:div w:id="1901549666">
          <w:marLeft w:val="0"/>
          <w:marRight w:val="0"/>
          <w:marTop w:val="0"/>
          <w:marBottom w:val="0"/>
          <w:divBdr>
            <w:top w:val="single" w:sz="2" w:space="1" w:color="FFFFFF"/>
            <w:left w:val="single" w:sz="2" w:space="11" w:color="FFFFFF"/>
            <w:bottom w:val="single" w:sz="2" w:space="1" w:color="FFFFFF"/>
            <w:right w:val="single" w:sz="2" w:space="4" w:color="FFFFFF"/>
          </w:divBdr>
          <w:divsChild>
            <w:div w:id="27741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200361">
      <w:bodyDiv w:val="1"/>
      <w:marLeft w:val="0"/>
      <w:marRight w:val="0"/>
      <w:marTop w:val="0"/>
      <w:marBottom w:val="0"/>
      <w:divBdr>
        <w:top w:val="none" w:sz="0" w:space="0" w:color="auto"/>
        <w:left w:val="none" w:sz="0" w:space="0" w:color="auto"/>
        <w:bottom w:val="none" w:sz="0" w:space="0" w:color="auto"/>
        <w:right w:val="none" w:sz="0" w:space="0" w:color="auto"/>
      </w:divBdr>
    </w:div>
    <w:div w:id="533925330">
      <w:bodyDiv w:val="1"/>
      <w:marLeft w:val="0"/>
      <w:marRight w:val="0"/>
      <w:marTop w:val="0"/>
      <w:marBottom w:val="0"/>
      <w:divBdr>
        <w:top w:val="none" w:sz="0" w:space="0" w:color="auto"/>
        <w:left w:val="none" w:sz="0" w:space="0" w:color="auto"/>
        <w:bottom w:val="none" w:sz="0" w:space="0" w:color="auto"/>
        <w:right w:val="none" w:sz="0" w:space="0" w:color="auto"/>
      </w:divBdr>
      <w:divsChild>
        <w:div w:id="1472633">
          <w:marLeft w:val="0"/>
          <w:marRight w:val="0"/>
          <w:marTop w:val="0"/>
          <w:marBottom w:val="0"/>
          <w:divBdr>
            <w:top w:val="none" w:sz="0" w:space="0" w:color="auto"/>
            <w:left w:val="none" w:sz="0" w:space="0" w:color="auto"/>
            <w:bottom w:val="none" w:sz="0" w:space="0" w:color="auto"/>
            <w:right w:val="none" w:sz="0" w:space="0" w:color="auto"/>
          </w:divBdr>
          <w:divsChild>
            <w:div w:id="836575381">
              <w:marLeft w:val="0"/>
              <w:marRight w:val="0"/>
              <w:marTop w:val="0"/>
              <w:marBottom w:val="0"/>
              <w:divBdr>
                <w:top w:val="none" w:sz="0" w:space="0" w:color="auto"/>
                <w:left w:val="none" w:sz="0" w:space="0" w:color="auto"/>
                <w:bottom w:val="none" w:sz="0" w:space="0" w:color="auto"/>
                <w:right w:val="none" w:sz="0" w:space="0" w:color="auto"/>
              </w:divBdr>
            </w:div>
          </w:divsChild>
        </w:div>
        <w:div w:id="642855179">
          <w:marLeft w:val="0"/>
          <w:marRight w:val="0"/>
          <w:marTop w:val="0"/>
          <w:marBottom w:val="0"/>
          <w:divBdr>
            <w:top w:val="none" w:sz="0" w:space="0" w:color="auto"/>
            <w:left w:val="none" w:sz="0" w:space="0" w:color="auto"/>
            <w:bottom w:val="none" w:sz="0" w:space="0" w:color="auto"/>
            <w:right w:val="none" w:sz="0" w:space="0" w:color="auto"/>
          </w:divBdr>
          <w:divsChild>
            <w:div w:id="1416051850">
              <w:marLeft w:val="0"/>
              <w:marRight w:val="0"/>
              <w:marTop w:val="0"/>
              <w:marBottom w:val="0"/>
              <w:divBdr>
                <w:top w:val="none" w:sz="0" w:space="0" w:color="auto"/>
                <w:left w:val="none" w:sz="0" w:space="0" w:color="auto"/>
                <w:bottom w:val="none" w:sz="0" w:space="0" w:color="auto"/>
                <w:right w:val="none" w:sz="0" w:space="0" w:color="auto"/>
              </w:divBdr>
            </w:div>
          </w:divsChild>
        </w:div>
        <w:div w:id="659966180">
          <w:marLeft w:val="0"/>
          <w:marRight w:val="0"/>
          <w:marTop w:val="0"/>
          <w:marBottom w:val="0"/>
          <w:divBdr>
            <w:top w:val="none" w:sz="0" w:space="0" w:color="auto"/>
            <w:left w:val="none" w:sz="0" w:space="0" w:color="auto"/>
            <w:bottom w:val="none" w:sz="0" w:space="0" w:color="auto"/>
            <w:right w:val="none" w:sz="0" w:space="0" w:color="auto"/>
          </w:divBdr>
          <w:divsChild>
            <w:div w:id="14577216">
              <w:marLeft w:val="0"/>
              <w:marRight w:val="0"/>
              <w:marTop w:val="0"/>
              <w:marBottom w:val="0"/>
              <w:divBdr>
                <w:top w:val="none" w:sz="0" w:space="0" w:color="auto"/>
                <w:left w:val="none" w:sz="0" w:space="0" w:color="auto"/>
                <w:bottom w:val="none" w:sz="0" w:space="0" w:color="auto"/>
                <w:right w:val="none" w:sz="0" w:space="0" w:color="auto"/>
              </w:divBdr>
            </w:div>
          </w:divsChild>
        </w:div>
        <w:div w:id="1444887085">
          <w:marLeft w:val="0"/>
          <w:marRight w:val="0"/>
          <w:marTop w:val="0"/>
          <w:marBottom w:val="0"/>
          <w:divBdr>
            <w:top w:val="none" w:sz="0" w:space="0" w:color="auto"/>
            <w:left w:val="none" w:sz="0" w:space="0" w:color="auto"/>
            <w:bottom w:val="none" w:sz="0" w:space="0" w:color="auto"/>
            <w:right w:val="none" w:sz="0" w:space="0" w:color="auto"/>
          </w:divBdr>
          <w:divsChild>
            <w:div w:id="115417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457927">
      <w:bodyDiv w:val="1"/>
      <w:marLeft w:val="0"/>
      <w:marRight w:val="0"/>
      <w:marTop w:val="0"/>
      <w:marBottom w:val="0"/>
      <w:divBdr>
        <w:top w:val="none" w:sz="0" w:space="0" w:color="auto"/>
        <w:left w:val="none" w:sz="0" w:space="0" w:color="auto"/>
        <w:bottom w:val="none" w:sz="0" w:space="0" w:color="auto"/>
        <w:right w:val="none" w:sz="0" w:space="0" w:color="auto"/>
      </w:divBdr>
      <w:divsChild>
        <w:div w:id="690499552">
          <w:marLeft w:val="0"/>
          <w:marRight w:val="0"/>
          <w:marTop w:val="0"/>
          <w:marBottom w:val="0"/>
          <w:divBdr>
            <w:top w:val="none" w:sz="0" w:space="0" w:color="auto"/>
            <w:left w:val="none" w:sz="0" w:space="0" w:color="auto"/>
            <w:bottom w:val="none" w:sz="0" w:space="0" w:color="auto"/>
            <w:right w:val="none" w:sz="0" w:space="0" w:color="auto"/>
          </w:divBdr>
        </w:div>
        <w:div w:id="771246894">
          <w:marLeft w:val="0"/>
          <w:marRight w:val="0"/>
          <w:marTop w:val="0"/>
          <w:marBottom w:val="0"/>
          <w:divBdr>
            <w:top w:val="none" w:sz="0" w:space="0" w:color="auto"/>
            <w:left w:val="none" w:sz="0" w:space="0" w:color="auto"/>
            <w:bottom w:val="none" w:sz="0" w:space="0" w:color="auto"/>
            <w:right w:val="none" w:sz="0" w:space="0" w:color="auto"/>
          </w:divBdr>
          <w:divsChild>
            <w:div w:id="338043908">
              <w:marLeft w:val="0"/>
              <w:marRight w:val="0"/>
              <w:marTop w:val="0"/>
              <w:marBottom w:val="300"/>
              <w:divBdr>
                <w:top w:val="none" w:sz="0" w:space="0" w:color="auto"/>
                <w:left w:val="none" w:sz="0" w:space="0" w:color="auto"/>
                <w:bottom w:val="none" w:sz="0" w:space="0" w:color="auto"/>
                <w:right w:val="none" w:sz="0" w:space="0" w:color="auto"/>
              </w:divBdr>
              <w:divsChild>
                <w:div w:id="1720781605">
                  <w:marLeft w:val="0"/>
                  <w:marRight w:val="0"/>
                  <w:marTop w:val="0"/>
                  <w:marBottom w:val="0"/>
                  <w:divBdr>
                    <w:top w:val="none" w:sz="0" w:space="0" w:color="auto"/>
                    <w:left w:val="none" w:sz="0" w:space="0" w:color="auto"/>
                    <w:bottom w:val="none" w:sz="0" w:space="0" w:color="auto"/>
                    <w:right w:val="none" w:sz="0" w:space="0" w:color="auto"/>
                  </w:divBdr>
                  <w:divsChild>
                    <w:div w:id="1191333459">
                      <w:marLeft w:val="0"/>
                      <w:marRight w:val="0"/>
                      <w:marTop w:val="0"/>
                      <w:marBottom w:val="0"/>
                      <w:divBdr>
                        <w:top w:val="none" w:sz="0" w:space="0" w:color="auto"/>
                        <w:left w:val="none" w:sz="0" w:space="0" w:color="auto"/>
                        <w:bottom w:val="none" w:sz="0" w:space="0" w:color="auto"/>
                        <w:right w:val="none" w:sz="0" w:space="0" w:color="auto"/>
                      </w:divBdr>
                      <w:divsChild>
                        <w:div w:id="31612454">
                          <w:marLeft w:val="0"/>
                          <w:marRight w:val="0"/>
                          <w:marTop w:val="0"/>
                          <w:marBottom w:val="0"/>
                          <w:divBdr>
                            <w:top w:val="single" w:sz="2" w:space="1" w:color="FFFFFF"/>
                            <w:left w:val="single" w:sz="2" w:space="11" w:color="FFFFFF"/>
                            <w:bottom w:val="single" w:sz="2" w:space="1" w:color="FFFFFF"/>
                            <w:right w:val="single" w:sz="2" w:space="4" w:color="FFFFFF"/>
                          </w:divBdr>
                          <w:divsChild>
                            <w:div w:id="109402759">
                              <w:marLeft w:val="0"/>
                              <w:marRight w:val="0"/>
                              <w:marTop w:val="0"/>
                              <w:marBottom w:val="0"/>
                              <w:divBdr>
                                <w:top w:val="none" w:sz="0" w:space="0" w:color="auto"/>
                                <w:left w:val="none" w:sz="0" w:space="0" w:color="auto"/>
                                <w:bottom w:val="none" w:sz="0" w:space="0" w:color="auto"/>
                                <w:right w:val="none" w:sz="0" w:space="0" w:color="auto"/>
                              </w:divBdr>
                            </w:div>
                          </w:divsChild>
                        </w:div>
                        <w:div w:id="39137564">
                          <w:marLeft w:val="0"/>
                          <w:marRight w:val="0"/>
                          <w:marTop w:val="0"/>
                          <w:marBottom w:val="0"/>
                          <w:divBdr>
                            <w:top w:val="single" w:sz="2" w:space="1" w:color="FFFFFF"/>
                            <w:left w:val="single" w:sz="2" w:space="11" w:color="FFFFFF"/>
                            <w:bottom w:val="single" w:sz="2" w:space="1" w:color="FFFFFF"/>
                            <w:right w:val="single" w:sz="2" w:space="4" w:color="FFFFFF"/>
                          </w:divBdr>
                          <w:divsChild>
                            <w:div w:id="1144855994">
                              <w:marLeft w:val="0"/>
                              <w:marRight w:val="0"/>
                              <w:marTop w:val="0"/>
                              <w:marBottom w:val="0"/>
                              <w:divBdr>
                                <w:top w:val="none" w:sz="0" w:space="0" w:color="auto"/>
                                <w:left w:val="none" w:sz="0" w:space="0" w:color="auto"/>
                                <w:bottom w:val="none" w:sz="0" w:space="0" w:color="auto"/>
                                <w:right w:val="none" w:sz="0" w:space="0" w:color="auto"/>
                              </w:divBdr>
                            </w:div>
                          </w:divsChild>
                        </w:div>
                        <w:div w:id="102111494">
                          <w:marLeft w:val="0"/>
                          <w:marRight w:val="0"/>
                          <w:marTop w:val="0"/>
                          <w:marBottom w:val="0"/>
                          <w:divBdr>
                            <w:top w:val="single" w:sz="2" w:space="1" w:color="FFFFFF"/>
                            <w:left w:val="single" w:sz="2" w:space="11" w:color="FFFFFF"/>
                            <w:bottom w:val="single" w:sz="2" w:space="1" w:color="FFFFFF"/>
                            <w:right w:val="single" w:sz="2" w:space="4" w:color="FFFFFF"/>
                          </w:divBdr>
                          <w:divsChild>
                            <w:div w:id="303854180">
                              <w:marLeft w:val="0"/>
                              <w:marRight w:val="0"/>
                              <w:marTop w:val="0"/>
                              <w:marBottom w:val="0"/>
                              <w:divBdr>
                                <w:top w:val="none" w:sz="0" w:space="0" w:color="auto"/>
                                <w:left w:val="none" w:sz="0" w:space="0" w:color="auto"/>
                                <w:bottom w:val="none" w:sz="0" w:space="0" w:color="auto"/>
                                <w:right w:val="none" w:sz="0" w:space="0" w:color="auto"/>
                              </w:divBdr>
                            </w:div>
                          </w:divsChild>
                        </w:div>
                        <w:div w:id="113136855">
                          <w:marLeft w:val="0"/>
                          <w:marRight w:val="0"/>
                          <w:marTop w:val="0"/>
                          <w:marBottom w:val="0"/>
                          <w:divBdr>
                            <w:top w:val="single" w:sz="2" w:space="1" w:color="FFFFFF"/>
                            <w:left w:val="single" w:sz="2" w:space="11" w:color="FFFFFF"/>
                            <w:bottom w:val="single" w:sz="2" w:space="1" w:color="FFFFFF"/>
                            <w:right w:val="single" w:sz="2" w:space="4" w:color="FFFFFF"/>
                          </w:divBdr>
                          <w:divsChild>
                            <w:div w:id="1043167674">
                              <w:marLeft w:val="0"/>
                              <w:marRight w:val="0"/>
                              <w:marTop w:val="0"/>
                              <w:marBottom w:val="0"/>
                              <w:divBdr>
                                <w:top w:val="none" w:sz="0" w:space="0" w:color="auto"/>
                                <w:left w:val="none" w:sz="0" w:space="0" w:color="auto"/>
                                <w:bottom w:val="none" w:sz="0" w:space="0" w:color="auto"/>
                                <w:right w:val="none" w:sz="0" w:space="0" w:color="auto"/>
                              </w:divBdr>
                            </w:div>
                          </w:divsChild>
                        </w:div>
                        <w:div w:id="120730356">
                          <w:marLeft w:val="0"/>
                          <w:marRight w:val="0"/>
                          <w:marTop w:val="0"/>
                          <w:marBottom w:val="0"/>
                          <w:divBdr>
                            <w:top w:val="single" w:sz="2" w:space="1" w:color="FFFFFF"/>
                            <w:left w:val="single" w:sz="2" w:space="11" w:color="FFFFFF"/>
                            <w:bottom w:val="single" w:sz="2" w:space="4" w:color="FFFFFF"/>
                            <w:right w:val="single" w:sz="2" w:space="4" w:color="FFFFFF"/>
                          </w:divBdr>
                          <w:divsChild>
                            <w:div w:id="1951668322">
                              <w:marLeft w:val="0"/>
                              <w:marRight w:val="0"/>
                              <w:marTop w:val="0"/>
                              <w:marBottom w:val="0"/>
                              <w:divBdr>
                                <w:top w:val="none" w:sz="0" w:space="0" w:color="auto"/>
                                <w:left w:val="none" w:sz="0" w:space="0" w:color="auto"/>
                                <w:bottom w:val="none" w:sz="0" w:space="0" w:color="auto"/>
                                <w:right w:val="none" w:sz="0" w:space="0" w:color="auto"/>
                              </w:divBdr>
                            </w:div>
                          </w:divsChild>
                        </w:div>
                        <w:div w:id="233778472">
                          <w:marLeft w:val="0"/>
                          <w:marRight w:val="0"/>
                          <w:marTop w:val="0"/>
                          <w:marBottom w:val="0"/>
                          <w:divBdr>
                            <w:top w:val="single" w:sz="2" w:space="1" w:color="FFFFFF"/>
                            <w:left w:val="single" w:sz="2" w:space="11" w:color="FFFFFF"/>
                            <w:bottom w:val="single" w:sz="2" w:space="1" w:color="FFFFFF"/>
                            <w:right w:val="single" w:sz="2" w:space="4" w:color="FFFFFF"/>
                          </w:divBdr>
                          <w:divsChild>
                            <w:div w:id="974722250">
                              <w:marLeft w:val="0"/>
                              <w:marRight w:val="0"/>
                              <w:marTop w:val="0"/>
                              <w:marBottom w:val="0"/>
                              <w:divBdr>
                                <w:top w:val="none" w:sz="0" w:space="0" w:color="auto"/>
                                <w:left w:val="none" w:sz="0" w:space="0" w:color="auto"/>
                                <w:bottom w:val="none" w:sz="0" w:space="0" w:color="auto"/>
                                <w:right w:val="none" w:sz="0" w:space="0" w:color="auto"/>
                              </w:divBdr>
                            </w:div>
                          </w:divsChild>
                        </w:div>
                        <w:div w:id="296493369">
                          <w:marLeft w:val="0"/>
                          <w:marRight w:val="0"/>
                          <w:marTop w:val="0"/>
                          <w:marBottom w:val="0"/>
                          <w:divBdr>
                            <w:top w:val="single" w:sz="2" w:space="1" w:color="FFFFFF"/>
                            <w:left w:val="single" w:sz="2" w:space="11" w:color="FFFFFF"/>
                            <w:bottom w:val="single" w:sz="2" w:space="1" w:color="FFFFFF"/>
                            <w:right w:val="single" w:sz="2" w:space="4" w:color="FFFFFF"/>
                          </w:divBdr>
                          <w:divsChild>
                            <w:div w:id="2084180310">
                              <w:marLeft w:val="0"/>
                              <w:marRight w:val="0"/>
                              <w:marTop w:val="0"/>
                              <w:marBottom w:val="0"/>
                              <w:divBdr>
                                <w:top w:val="none" w:sz="0" w:space="0" w:color="auto"/>
                                <w:left w:val="none" w:sz="0" w:space="0" w:color="auto"/>
                                <w:bottom w:val="none" w:sz="0" w:space="0" w:color="auto"/>
                                <w:right w:val="none" w:sz="0" w:space="0" w:color="auto"/>
                              </w:divBdr>
                            </w:div>
                          </w:divsChild>
                        </w:div>
                        <w:div w:id="429816572">
                          <w:marLeft w:val="0"/>
                          <w:marRight w:val="0"/>
                          <w:marTop w:val="0"/>
                          <w:marBottom w:val="0"/>
                          <w:divBdr>
                            <w:top w:val="single" w:sz="2" w:space="1" w:color="FFFFFF"/>
                            <w:left w:val="single" w:sz="2" w:space="11" w:color="FFFFFF"/>
                            <w:bottom w:val="single" w:sz="2" w:space="1" w:color="FFFFFF"/>
                            <w:right w:val="single" w:sz="2" w:space="4" w:color="FFFFFF"/>
                          </w:divBdr>
                          <w:divsChild>
                            <w:div w:id="387262881">
                              <w:marLeft w:val="0"/>
                              <w:marRight w:val="0"/>
                              <w:marTop w:val="0"/>
                              <w:marBottom w:val="0"/>
                              <w:divBdr>
                                <w:top w:val="none" w:sz="0" w:space="0" w:color="auto"/>
                                <w:left w:val="none" w:sz="0" w:space="0" w:color="auto"/>
                                <w:bottom w:val="none" w:sz="0" w:space="0" w:color="auto"/>
                                <w:right w:val="none" w:sz="0" w:space="0" w:color="auto"/>
                              </w:divBdr>
                            </w:div>
                          </w:divsChild>
                        </w:div>
                        <w:div w:id="483861831">
                          <w:marLeft w:val="0"/>
                          <w:marRight w:val="0"/>
                          <w:marTop w:val="0"/>
                          <w:marBottom w:val="0"/>
                          <w:divBdr>
                            <w:top w:val="single" w:sz="2" w:space="1" w:color="FFFFFF"/>
                            <w:left w:val="single" w:sz="2" w:space="11" w:color="FFFFFF"/>
                            <w:bottom w:val="single" w:sz="2" w:space="1" w:color="FFFFFF"/>
                            <w:right w:val="single" w:sz="2" w:space="4" w:color="FFFFFF"/>
                          </w:divBdr>
                          <w:divsChild>
                            <w:div w:id="2062442470">
                              <w:marLeft w:val="0"/>
                              <w:marRight w:val="0"/>
                              <w:marTop w:val="0"/>
                              <w:marBottom w:val="0"/>
                              <w:divBdr>
                                <w:top w:val="none" w:sz="0" w:space="0" w:color="auto"/>
                                <w:left w:val="none" w:sz="0" w:space="0" w:color="auto"/>
                                <w:bottom w:val="none" w:sz="0" w:space="0" w:color="auto"/>
                                <w:right w:val="none" w:sz="0" w:space="0" w:color="auto"/>
                              </w:divBdr>
                            </w:div>
                          </w:divsChild>
                        </w:div>
                        <w:div w:id="545139996">
                          <w:marLeft w:val="0"/>
                          <w:marRight w:val="0"/>
                          <w:marTop w:val="0"/>
                          <w:marBottom w:val="0"/>
                          <w:divBdr>
                            <w:top w:val="single" w:sz="2" w:space="1" w:color="FFFFFF"/>
                            <w:left w:val="single" w:sz="2" w:space="11" w:color="FFFFFF"/>
                            <w:bottom w:val="single" w:sz="2" w:space="1" w:color="FFFFFF"/>
                            <w:right w:val="single" w:sz="2" w:space="4" w:color="FFFFFF"/>
                          </w:divBdr>
                          <w:divsChild>
                            <w:div w:id="631668088">
                              <w:marLeft w:val="0"/>
                              <w:marRight w:val="0"/>
                              <w:marTop w:val="0"/>
                              <w:marBottom w:val="0"/>
                              <w:divBdr>
                                <w:top w:val="none" w:sz="0" w:space="0" w:color="auto"/>
                                <w:left w:val="none" w:sz="0" w:space="0" w:color="auto"/>
                                <w:bottom w:val="none" w:sz="0" w:space="0" w:color="auto"/>
                                <w:right w:val="none" w:sz="0" w:space="0" w:color="auto"/>
                              </w:divBdr>
                            </w:div>
                          </w:divsChild>
                        </w:div>
                        <w:div w:id="553275594">
                          <w:marLeft w:val="0"/>
                          <w:marRight w:val="0"/>
                          <w:marTop w:val="0"/>
                          <w:marBottom w:val="0"/>
                          <w:divBdr>
                            <w:top w:val="single" w:sz="2" w:space="1" w:color="FFFFFF"/>
                            <w:left w:val="single" w:sz="2" w:space="11" w:color="FFFFFF"/>
                            <w:bottom w:val="single" w:sz="2" w:space="1" w:color="FFFFFF"/>
                            <w:right w:val="single" w:sz="2" w:space="4" w:color="FFFFFF"/>
                          </w:divBdr>
                          <w:divsChild>
                            <w:div w:id="722026111">
                              <w:marLeft w:val="0"/>
                              <w:marRight w:val="0"/>
                              <w:marTop w:val="0"/>
                              <w:marBottom w:val="0"/>
                              <w:divBdr>
                                <w:top w:val="none" w:sz="0" w:space="0" w:color="auto"/>
                                <w:left w:val="none" w:sz="0" w:space="0" w:color="auto"/>
                                <w:bottom w:val="none" w:sz="0" w:space="0" w:color="auto"/>
                                <w:right w:val="none" w:sz="0" w:space="0" w:color="auto"/>
                              </w:divBdr>
                            </w:div>
                          </w:divsChild>
                        </w:div>
                        <w:div w:id="564150339">
                          <w:marLeft w:val="0"/>
                          <w:marRight w:val="0"/>
                          <w:marTop w:val="0"/>
                          <w:marBottom w:val="0"/>
                          <w:divBdr>
                            <w:top w:val="single" w:sz="2" w:space="1" w:color="FFFFFF"/>
                            <w:left w:val="single" w:sz="2" w:space="11" w:color="FFFFFF"/>
                            <w:bottom w:val="single" w:sz="2" w:space="1" w:color="FFFFFF"/>
                            <w:right w:val="single" w:sz="2" w:space="4" w:color="FFFFFF"/>
                          </w:divBdr>
                          <w:divsChild>
                            <w:div w:id="69275043">
                              <w:marLeft w:val="0"/>
                              <w:marRight w:val="0"/>
                              <w:marTop w:val="0"/>
                              <w:marBottom w:val="0"/>
                              <w:divBdr>
                                <w:top w:val="none" w:sz="0" w:space="0" w:color="auto"/>
                                <w:left w:val="none" w:sz="0" w:space="0" w:color="auto"/>
                                <w:bottom w:val="none" w:sz="0" w:space="0" w:color="auto"/>
                                <w:right w:val="none" w:sz="0" w:space="0" w:color="auto"/>
                              </w:divBdr>
                            </w:div>
                          </w:divsChild>
                        </w:div>
                        <w:div w:id="608242152">
                          <w:marLeft w:val="0"/>
                          <w:marRight w:val="0"/>
                          <w:marTop w:val="0"/>
                          <w:marBottom w:val="0"/>
                          <w:divBdr>
                            <w:top w:val="single" w:sz="2" w:space="1" w:color="FFFFFF"/>
                            <w:left w:val="single" w:sz="2" w:space="11" w:color="FFFFFF"/>
                            <w:bottom w:val="single" w:sz="2" w:space="1" w:color="FFFFFF"/>
                            <w:right w:val="single" w:sz="2" w:space="4" w:color="FFFFFF"/>
                          </w:divBdr>
                          <w:divsChild>
                            <w:div w:id="1444107771">
                              <w:marLeft w:val="0"/>
                              <w:marRight w:val="0"/>
                              <w:marTop w:val="0"/>
                              <w:marBottom w:val="0"/>
                              <w:divBdr>
                                <w:top w:val="none" w:sz="0" w:space="0" w:color="auto"/>
                                <w:left w:val="none" w:sz="0" w:space="0" w:color="auto"/>
                                <w:bottom w:val="none" w:sz="0" w:space="0" w:color="auto"/>
                                <w:right w:val="none" w:sz="0" w:space="0" w:color="auto"/>
                              </w:divBdr>
                            </w:div>
                          </w:divsChild>
                        </w:div>
                        <w:div w:id="935752994">
                          <w:marLeft w:val="0"/>
                          <w:marRight w:val="0"/>
                          <w:marTop w:val="0"/>
                          <w:marBottom w:val="0"/>
                          <w:divBdr>
                            <w:top w:val="single" w:sz="2" w:space="1" w:color="FFFFFF"/>
                            <w:left w:val="single" w:sz="2" w:space="11" w:color="FFFFFF"/>
                            <w:bottom w:val="single" w:sz="2" w:space="1" w:color="FFFFFF"/>
                            <w:right w:val="single" w:sz="2" w:space="4" w:color="FFFFFF"/>
                          </w:divBdr>
                          <w:divsChild>
                            <w:div w:id="1975746524">
                              <w:marLeft w:val="0"/>
                              <w:marRight w:val="0"/>
                              <w:marTop w:val="0"/>
                              <w:marBottom w:val="0"/>
                              <w:divBdr>
                                <w:top w:val="none" w:sz="0" w:space="0" w:color="auto"/>
                                <w:left w:val="none" w:sz="0" w:space="0" w:color="auto"/>
                                <w:bottom w:val="none" w:sz="0" w:space="0" w:color="auto"/>
                                <w:right w:val="none" w:sz="0" w:space="0" w:color="auto"/>
                              </w:divBdr>
                            </w:div>
                          </w:divsChild>
                        </w:div>
                        <w:div w:id="1154443937">
                          <w:marLeft w:val="0"/>
                          <w:marRight w:val="0"/>
                          <w:marTop w:val="0"/>
                          <w:marBottom w:val="0"/>
                          <w:divBdr>
                            <w:top w:val="single" w:sz="2" w:space="1" w:color="FFFFFF"/>
                            <w:left w:val="single" w:sz="2" w:space="11" w:color="FFFFFF"/>
                            <w:bottom w:val="single" w:sz="2" w:space="1" w:color="FFFFFF"/>
                            <w:right w:val="single" w:sz="2" w:space="4" w:color="FFFFFF"/>
                          </w:divBdr>
                          <w:divsChild>
                            <w:div w:id="775755759">
                              <w:marLeft w:val="0"/>
                              <w:marRight w:val="0"/>
                              <w:marTop w:val="0"/>
                              <w:marBottom w:val="0"/>
                              <w:divBdr>
                                <w:top w:val="none" w:sz="0" w:space="0" w:color="auto"/>
                                <w:left w:val="none" w:sz="0" w:space="0" w:color="auto"/>
                                <w:bottom w:val="none" w:sz="0" w:space="0" w:color="auto"/>
                                <w:right w:val="none" w:sz="0" w:space="0" w:color="auto"/>
                              </w:divBdr>
                            </w:div>
                          </w:divsChild>
                        </w:div>
                        <w:div w:id="1246458756">
                          <w:marLeft w:val="0"/>
                          <w:marRight w:val="0"/>
                          <w:marTop w:val="0"/>
                          <w:marBottom w:val="0"/>
                          <w:divBdr>
                            <w:top w:val="single" w:sz="2" w:space="4" w:color="FFFFFF"/>
                            <w:left w:val="single" w:sz="2" w:space="11" w:color="FFFFFF"/>
                            <w:bottom w:val="single" w:sz="2" w:space="1" w:color="FFFFFF"/>
                            <w:right w:val="single" w:sz="2" w:space="4" w:color="FFFFFF"/>
                          </w:divBdr>
                          <w:divsChild>
                            <w:div w:id="939948046">
                              <w:marLeft w:val="0"/>
                              <w:marRight w:val="0"/>
                              <w:marTop w:val="0"/>
                              <w:marBottom w:val="0"/>
                              <w:divBdr>
                                <w:top w:val="none" w:sz="0" w:space="0" w:color="auto"/>
                                <w:left w:val="none" w:sz="0" w:space="0" w:color="auto"/>
                                <w:bottom w:val="none" w:sz="0" w:space="0" w:color="auto"/>
                                <w:right w:val="none" w:sz="0" w:space="0" w:color="auto"/>
                              </w:divBdr>
                            </w:div>
                          </w:divsChild>
                        </w:div>
                        <w:div w:id="1252278383">
                          <w:marLeft w:val="0"/>
                          <w:marRight w:val="0"/>
                          <w:marTop w:val="0"/>
                          <w:marBottom w:val="0"/>
                          <w:divBdr>
                            <w:top w:val="single" w:sz="2" w:space="1" w:color="FFFFFF"/>
                            <w:left w:val="single" w:sz="2" w:space="11" w:color="FFFFFF"/>
                            <w:bottom w:val="single" w:sz="2" w:space="1" w:color="FFFFFF"/>
                            <w:right w:val="single" w:sz="2" w:space="4" w:color="FFFFFF"/>
                          </w:divBdr>
                          <w:divsChild>
                            <w:div w:id="216665214">
                              <w:marLeft w:val="0"/>
                              <w:marRight w:val="0"/>
                              <w:marTop w:val="0"/>
                              <w:marBottom w:val="0"/>
                              <w:divBdr>
                                <w:top w:val="none" w:sz="0" w:space="0" w:color="auto"/>
                                <w:left w:val="none" w:sz="0" w:space="0" w:color="auto"/>
                                <w:bottom w:val="none" w:sz="0" w:space="0" w:color="auto"/>
                                <w:right w:val="none" w:sz="0" w:space="0" w:color="auto"/>
                              </w:divBdr>
                            </w:div>
                          </w:divsChild>
                        </w:div>
                        <w:div w:id="1313801475">
                          <w:marLeft w:val="0"/>
                          <w:marRight w:val="0"/>
                          <w:marTop w:val="0"/>
                          <w:marBottom w:val="0"/>
                          <w:divBdr>
                            <w:top w:val="single" w:sz="2" w:space="1" w:color="FFFFFF"/>
                            <w:left w:val="single" w:sz="2" w:space="11" w:color="FFFFFF"/>
                            <w:bottom w:val="single" w:sz="2" w:space="1" w:color="FFFFFF"/>
                            <w:right w:val="single" w:sz="2" w:space="4" w:color="FFFFFF"/>
                          </w:divBdr>
                          <w:divsChild>
                            <w:div w:id="2028097590">
                              <w:marLeft w:val="0"/>
                              <w:marRight w:val="0"/>
                              <w:marTop w:val="0"/>
                              <w:marBottom w:val="0"/>
                              <w:divBdr>
                                <w:top w:val="none" w:sz="0" w:space="0" w:color="auto"/>
                                <w:left w:val="none" w:sz="0" w:space="0" w:color="auto"/>
                                <w:bottom w:val="none" w:sz="0" w:space="0" w:color="auto"/>
                                <w:right w:val="none" w:sz="0" w:space="0" w:color="auto"/>
                              </w:divBdr>
                            </w:div>
                          </w:divsChild>
                        </w:div>
                        <w:div w:id="1347292650">
                          <w:marLeft w:val="0"/>
                          <w:marRight w:val="0"/>
                          <w:marTop w:val="0"/>
                          <w:marBottom w:val="0"/>
                          <w:divBdr>
                            <w:top w:val="single" w:sz="2" w:space="1" w:color="FFFFFF"/>
                            <w:left w:val="single" w:sz="2" w:space="11" w:color="FFFFFF"/>
                            <w:bottom w:val="single" w:sz="2" w:space="1" w:color="FFFFFF"/>
                            <w:right w:val="single" w:sz="2" w:space="4" w:color="FFFFFF"/>
                          </w:divBdr>
                          <w:divsChild>
                            <w:div w:id="171458316">
                              <w:marLeft w:val="0"/>
                              <w:marRight w:val="0"/>
                              <w:marTop w:val="0"/>
                              <w:marBottom w:val="0"/>
                              <w:divBdr>
                                <w:top w:val="none" w:sz="0" w:space="0" w:color="auto"/>
                                <w:left w:val="none" w:sz="0" w:space="0" w:color="auto"/>
                                <w:bottom w:val="none" w:sz="0" w:space="0" w:color="auto"/>
                                <w:right w:val="none" w:sz="0" w:space="0" w:color="auto"/>
                              </w:divBdr>
                            </w:div>
                          </w:divsChild>
                        </w:div>
                        <w:div w:id="1362516406">
                          <w:marLeft w:val="0"/>
                          <w:marRight w:val="0"/>
                          <w:marTop w:val="0"/>
                          <w:marBottom w:val="0"/>
                          <w:divBdr>
                            <w:top w:val="single" w:sz="2" w:space="1" w:color="FFFFFF"/>
                            <w:left w:val="single" w:sz="2" w:space="11" w:color="FFFFFF"/>
                            <w:bottom w:val="single" w:sz="2" w:space="1" w:color="FFFFFF"/>
                            <w:right w:val="single" w:sz="2" w:space="4" w:color="FFFFFF"/>
                          </w:divBdr>
                          <w:divsChild>
                            <w:div w:id="999844817">
                              <w:marLeft w:val="0"/>
                              <w:marRight w:val="0"/>
                              <w:marTop w:val="0"/>
                              <w:marBottom w:val="0"/>
                              <w:divBdr>
                                <w:top w:val="none" w:sz="0" w:space="0" w:color="auto"/>
                                <w:left w:val="none" w:sz="0" w:space="0" w:color="auto"/>
                                <w:bottom w:val="none" w:sz="0" w:space="0" w:color="auto"/>
                                <w:right w:val="none" w:sz="0" w:space="0" w:color="auto"/>
                              </w:divBdr>
                            </w:div>
                          </w:divsChild>
                        </w:div>
                        <w:div w:id="1394891822">
                          <w:marLeft w:val="0"/>
                          <w:marRight w:val="0"/>
                          <w:marTop w:val="0"/>
                          <w:marBottom w:val="0"/>
                          <w:divBdr>
                            <w:top w:val="single" w:sz="2" w:space="1" w:color="FFFFFF"/>
                            <w:left w:val="single" w:sz="2" w:space="11" w:color="FFFFFF"/>
                            <w:bottom w:val="single" w:sz="2" w:space="1" w:color="FFFFFF"/>
                            <w:right w:val="single" w:sz="2" w:space="4" w:color="FFFFFF"/>
                          </w:divBdr>
                          <w:divsChild>
                            <w:div w:id="1333534684">
                              <w:marLeft w:val="0"/>
                              <w:marRight w:val="0"/>
                              <w:marTop w:val="0"/>
                              <w:marBottom w:val="0"/>
                              <w:divBdr>
                                <w:top w:val="none" w:sz="0" w:space="0" w:color="auto"/>
                                <w:left w:val="none" w:sz="0" w:space="0" w:color="auto"/>
                                <w:bottom w:val="none" w:sz="0" w:space="0" w:color="auto"/>
                                <w:right w:val="none" w:sz="0" w:space="0" w:color="auto"/>
                              </w:divBdr>
                            </w:div>
                          </w:divsChild>
                        </w:div>
                        <w:div w:id="1669669472">
                          <w:marLeft w:val="0"/>
                          <w:marRight w:val="0"/>
                          <w:marTop w:val="0"/>
                          <w:marBottom w:val="0"/>
                          <w:divBdr>
                            <w:top w:val="single" w:sz="2" w:space="1" w:color="FFFFFF"/>
                            <w:left w:val="single" w:sz="2" w:space="11" w:color="FFFFFF"/>
                            <w:bottom w:val="single" w:sz="2" w:space="1" w:color="FFFFFF"/>
                            <w:right w:val="single" w:sz="2" w:space="4" w:color="FFFFFF"/>
                          </w:divBdr>
                          <w:divsChild>
                            <w:div w:id="1846744882">
                              <w:marLeft w:val="0"/>
                              <w:marRight w:val="0"/>
                              <w:marTop w:val="0"/>
                              <w:marBottom w:val="0"/>
                              <w:divBdr>
                                <w:top w:val="none" w:sz="0" w:space="0" w:color="auto"/>
                                <w:left w:val="none" w:sz="0" w:space="0" w:color="auto"/>
                                <w:bottom w:val="none" w:sz="0" w:space="0" w:color="auto"/>
                                <w:right w:val="none" w:sz="0" w:space="0" w:color="auto"/>
                              </w:divBdr>
                            </w:div>
                          </w:divsChild>
                        </w:div>
                        <w:div w:id="1701281691">
                          <w:marLeft w:val="0"/>
                          <w:marRight w:val="0"/>
                          <w:marTop w:val="0"/>
                          <w:marBottom w:val="0"/>
                          <w:divBdr>
                            <w:top w:val="single" w:sz="2" w:space="1" w:color="FFFFFF"/>
                            <w:left w:val="single" w:sz="2" w:space="11" w:color="FFFFFF"/>
                            <w:bottom w:val="single" w:sz="2" w:space="1" w:color="FFFFFF"/>
                            <w:right w:val="single" w:sz="2" w:space="4" w:color="FFFFFF"/>
                          </w:divBdr>
                          <w:divsChild>
                            <w:div w:id="1375083951">
                              <w:marLeft w:val="0"/>
                              <w:marRight w:val="0"/>
                              <w:marTop w:val="0"/>
                              <w:marBottom w:val="0"/>
                              <w:divBdr>
                                <w:top w:val="none" w:sz="0" w:space="0" w:color="auto"/>
                                <w:left w:val="none" w:sz="0" w:space="0" w:color="auto"/>
                                <w:bottom w:val="none" w:sz="0" w:space="0" w:color="auto"/>
                                <w:right w:val="none" w:sz="0" w:space="0" w:color="auto"/>
                              </w:divBdr>
                            </w:div>
                          </w:divsChild>
                        </w:div>
                        <w:div w:id="1921481801">
                          <w:marLeft w:val="0"/>
                          <w:marRight w:val="0"/>
                          <w:marTop w:val="0"/>
                          <w:marBottom w:val="0"/>
                          <w:divBdr>
                            <w:top w:val="single" w:sz="2" w:space="1" w:color="FFFFFF"/>
                            <w:left w:val="single" w:sz="2" w:space="11" w:color="FFFFFF"/>
                            <w:bottom w:val="single" w:sz="2" w:space="1" w:color="FFFFFF"/>
                            <w:right w:val="single" w:sz="2" w:space="4" w:color="FFFFFF"/>
                          </w:divBdr>
                          <w:divsChild>
                            <w:div w:id="2146462467">
                              <w:marLeft w:val="0"/>
                              <w:marRight w:val="0"/>
                              <w:marTop w:val="0"/>
                              <w:marBottom w:val="0"/>
                              <w:divBdr>
                                <w:top w:val="none" w:sz="0" w:space="0" w:color="auto"/>
                                <w:left w:val="none" w:sz="0" w:space="0" w:color="auto"/>
                                <w:bottom w:val="none" w:sz="0" w:space="0" w:color="auto"/>
                                <w:right w:val="none" w:sz="0" w:space="0" w:color="auto"/>
                              </w:divBdr>
                            </w:div>
                          </w:divsChild>
                        </w:div>
                        <w:div w:id="2047102644">
                          <w:marLeft w:val="0"/>
                          <w:marRight w:val="0"/>
                          <w:marTop w:val="0"/>
                          <w:marBottom w:val="0"/>
                          <w:divBdr>
                            <w:top w:val="single" w:sz="2" w:space="1" w:color="FFFFFF"/>
                            <w:left w:val="single" w:sz="2" w:space="11" w:color="FFFFFF"/>
                            <w:bottom w:val="single" w:sz="2" w:space="1" w:color="FFFFFF"/>
                            <w:right w:val="single" w:sz="2" w:space="4" w:color="FFFFFF"/>
                          </w:divBdr>
                          <w:divsChild>
                            <w:div w:id="1367366258">
                              <w:marLeft w:val="0"/>
                              <w:marRight w:val="0"/>
                              <w:marTop w:val="0"/>
                              <w:marBottom w:val="0"/>
                              <w:divBdr>
                                <w:top w:val="none" w:sz="0" w:space="0" w:color="auto"/>
                                <w:left w:val="none" w:sz="0" w:space="0" w:color="auto"/>
                                <w:bottom w:val="none" w:sz="0" w:space="0" w:color="auto"/>
                                <w:right w:val="none" w:sz="0" w:space="0" w:color="auto"/>
                              </w:divBdr>
                            </w:div>
                          </w:divsChild>
                        </w:div>
                        <w:div w:id="2077702785">
                          <w:marLeft w:val="0"/>
                          <w:marRight w:val="0"/>
                          <w:marTop w:val="0"/>
                          <w:marBottom w:val="0"/>
                          <w:divBdr>
                            <w:top w:val="single" w:sz="2" w:space="1" w:color="FFFFFF"/>
                            <w:left w:val="single" w:sz="2" w:space="11" w:color="FFFFFF"/>
                            <w:bottom w:val="single" w:sz="2" w:space="1" w:color="FFFFFF"/>
                            <w:right w:val="single" w:sz="2" w:space="4" w:color="FFFFFF"/>
                          </w:divBdr>
                          <w:divsChild>
                            <w:div w:id="63217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258785">
              <w:marLeft w:val="0"/>
              <w:marRight w:val="0"/>
              <w:marTop w:val="0"/>
              <w:marBottom w:val="0"/>
              <w:divBdr>
                <w:top w:val="none" w:sz="0" w:space="0" w:color="auto"/>
                <w:left w:val="none" w:sz="0" w:space="0" w:color="auto"/>
                <w:bottom w:val="none" w:sz="0" w:space="0" w:color="auto"/>
                <w:right w:val="none" w:sz="0" w:space="0" w:color="auto"/>
              </w:divBdr>
              <w:divsChild>
                <w:div w:id="1124999271">
                  <w:marLeft w:val="0"/>
                  <w:marRight w:val="0"/>
                  <w:marTop w:val="0"/>
                  <w:marBottom w:val="0"/>
                  <w:divBdr>
                    <w:top w:val="none" w:sz="0" w:space="0" w:color="auto"/>
                    <w:left w:val="none" w:sz="0" w:space="0" w:color="auto"/>
                    <w:bottom w:val="none" w:sz="0" w:space="0" w:color="auto"/>
                    <w:right w:val="none" w:sz="0" w:space="0" w:color="auto"/>
                  </w:divBdr>
                </w:div>
              </w:divsChild>
            </w:div>
            <w:div w:id="557402737">
              <w:marLeft w:val="0"/>
              <w:marRight w:val="0"/>
              <w:marTop w:val="0"/>
              <w:marBottom w:val="300"/>
              <w:divBdr>
                <w:top w:val="none" w:sz="0" w:space="0" w:color="auto"/>
                <w:left w:val="none" w:sz="0" w:space="0" w:color="auto"/>
                <w:bottom w:val="none" w:sz="0" w:space="0" w:color="auto"/>
                <w:right w:val="none" w:sz="0" w:space="0" w:color="auto"/>
              </w:divBdr>
              <w:divsChild>
                <w:div w:id="1631546023">
                  <w:marLeft w:val="0"/>
                  <w:marRight w:val="0"/>
                  <w:marTop w:val="0"/>
                  <w:marBottom w:val="0"/>
                  <w:divBdr>
                    <w:top w:val="none" w:sz="0" w:space="0" w:color="auto"/>
                    <w:left w:val="none" w:sz="0" w:space="0" w:color="auto"/>
                    <w:bottom w:val="none" w:sz="0" w:space="0" w:color="auto"/>
                    <w:right w:val="none" w:sz="0" w:space="0" w:color="auto"/>
                  </w:divBdr>
                  <w:divsChild>
                    <w:div w:id="1988119486">
                      <w:marLeft w:val="0"/>
                      <w:marRight w:val="0"/>
                      <w:marTop w:val="0"/>
                      <w:marBottom w:val="0"/>
                      <w:divBdr>
                        <w:top w:val="none" w:sz="0" w:space="0" w:color="auto"/>
                        <w:left w:val="none" w:sz="0" w:space="0" w:color="auto"/>
                        <w:bottom w:val="none" w:sz="0" w:space="0" w:color="auto"/>
                        <w:right w:val="none" w:sz="0" w:space="0" w:color="auto"/>
                      </w:divBdr>
                      <w:divsChild>
                        <w:div w:id="257762087">
                          <w:marLeft w:val="0"/>
                          <w:marRight w:val="0"/>
                          <w:marTop w:val="0"/>
                          <w:marBottom w:val="0"/>
                          <w:divBdr>
                            <w:top w:val="single" w:sz="2" w:space="1" w:color="FFFFFF"/>
                            <w:left w:val="single" w:sz="2" w:space="11" w:color="FFFFFF"/>
                            <w:bottom w:val="single" w:sz="2" w:space="1" w:color="FFFFFF"/>
                            <w:right w:val="single" w:sz="2" w:space="4" w:color="FFFFFF"/>
                          </w:divBdr>
                          <w:divsChild>
                            <w:div w:id="864100431">
                              <w:marLeft w:val="0"/>
                              <w:marRight w:val="0"/>
                              <w:marTop w:val="0"/>
                              <w:marBottom w:val="0"/>
                              <w:divBdr>
                                <w:top w:val="none" w:sz="0" w:space="0" w:color="auto"/>
                                <w:left w:val="none" w:sz="0" w:space="0" w:color="auto"/>
                                <w:bottom w:val="none" w:sz="0" w:space="0" w:color="auto"/>
                                <w:right w:val="none" w:sz="0" w:space="0" w:color="auto"/>
                              </w:divBdr>
                            </w:div>
                          </w:divsChild>
                        </w:div>
                        <w:div w:id="278684729">
                          <w:marLeft w:val="0"/>
                          <w:marRight w:val="0"/>
                          <w:marTop w:val="0"/>
                          <w:marBottom w:val="0"/>
                          <w:divBdr>
                            <w:top w:val="single" w:sz="2" w:space="1" w:color="FFFFFF"/>
                            <w:left w:val="single" w:sz="2" w:space="11" w:color="FFFFFF"/>
                            <w:bottom w:val="single" w:sz="2" w:space="1" w:color="FFFFFF"/>
                            <w:right w:val="single" w:sz="2" w:space="4" w:color="FFFFFF"/>
                          </w:divBdr>
                          <w:divsChild>
                            <w:div w:id="1539080061">
                              <w:marLeft w:val="0"/>
                              <w:marRight w:val="0"/>
                              <w:marTop w:val="0"/>
                              <w:marBottom w:val="0"/>
                              <w:divBdr>
                                <w:top w:val="none" w:sz="0" w:space="0" w:color="auto"/>
                                <w:left w:val="none" w:sz="0" w:space="0" w:color="auto"/>
                                <w:bottom w:val="none" w:sz="0" w:space="0" w:color="auto"/>
                                <w:right w:val="none" w:sz="0" w:space="0" w:color="auto"/>
                              </w:divBdr>
                            </w:div>
                          </w:divsChild>
                        </w:div>
                        <w:div w:id="281307626">
                          <w:marLeft w:val="0"/>
                          <w:marRight w:val="0"/>
                          <w:marTop w:val="0"/>
                          <w:marBottom w:val="0"/>
                          <w:divBdr>
                            <w:top w:val="single" w:sz="2" w:space="1" w:color="FFFFFF"/>
                            <w:left w:val="single" w:sz="2" w:space="11" w:color="FFFFFF"/>
                            <w:bottom w:val="single" w:sz="2" w:space="1" w:color="FFFFFF"/>
                            <w:right w:val="single" w:sz="2" w:space="4" w:color="FFFFFF"/>
                          </w:divBdr>
                          <w:divsChild>
                            <w:div w:id="2052069565">
                              <w:marLeft w:val="0"/>
                              <w:marRight w:val="0"/>
                              <w:marTop w:val="0"/>
                              <w:marBottom w:val="0"/>
                              <w:divBdr>
                                <w:top w:val="none" w:sz="0" w:space="0" w:color="auto"/>
                                <w:left w:val="none" w:sz="0" w:space="0" w:color="auto"/>
                                <w:bottom w:val="none" w:sz="0" w:space="0" w:color="auto"/>
                                <w:right w:val="none" w:sz="0" w:space="0" w:color="auto"/>
                              </w:divBdr>
                            </w:div>
                          </w:divsChild>
                        </w:div>
                        <w:div w:id="393432727">
                          <w:marLeft w:val="0"/>
                          <w:marRight w:val="0"/>
                          <w:marTop w:val="0"/>
                          <w:marBottom w:val="0"/>
                          <w:divBdr>
                            <w:top w:val="single" w:sz="2" w:space="4" w:color="FFFFFF"/>
                            <w:left w:val="single" w:sz="2" w:space="11" w:color="FFFFFF"/>
                            <w:bottom w:val="single" w:sz="2" w:space="1" w:color="FFFFFF"/>
                            <w:right w:val="single" w:sz="2" w:space="4" w:color="FFFFFF"/>
                          </w:divBdr>
                          <w:divsChild>
                            <w:div w:id="924876563">
                              <w:marLeft w:val="0"/>
                              <w:marRight w:val="0"/>
                              <w:marTop w:val="0"/>
                              <w:marBottom w:val="0"/>
                              <w:divBdr>
                                <w:top w:val="none" w:sz="0" w:space="0" w:color="auto"/>
                                <w:left w:val="none" w:sz="0" w:space="0" w:color="auto"/>
                                <w:bottom w:val="none" w:sz="0" w:space="0" w:color="auto"/>
                                <w:right w:val="none" w:sz="0" w:space="0" w:color="auto"/>
                              </w:divBdr>
                            </w:div>
                          </w:divsChild>
                        </w:div>
                        <w:div w:id="434718545">
                          <w:marLeft w:val="0"/>
                          <w:marRight w:val="0"/>
                          <w:marTop w:val="0"/>
                          <w:marBottom w:val="0"/>
                          <w:divBdr>
                            <w:top w:val="single" w:sz="2" w:space="1" w:color="FFFFFF"/>
                            <w:left w:val="single" w:sz="2" w:space="11" w:color="FFFFFF"/>
                            <w:bottom w:val="single" w:sz="2" w:space="1" w:color="FFFFFF"/>
                            <w:right w:val="single" w:sz="2" w:space="4" w:color="FFFFFF"/>
                          </w:divBdr>
                          <w:divsChild>
                            <w:div w:id="962200343">
                              <w:marLeft w:val="0"/>
                              <w:marRight w:val="0"/>
                              <w:marTop w:val="0"/>
                              <w:marBottom w:val="0"/>
                              <w:divBdr>
                                <w:top w:val="none" w:sz="0" w:space="0" w:color="auto"/>
                                <w:left w:val="none" w:sz="0" w:space="0" w:color="auto"/>
                                <w:bottom w:val="none" w:sz="0" w:space="0" w:color="auto"/>
                                <w:right w:val="none" w:sz="0" w:space="0" w:color="auto"/>
                              </w:divBdr>
                            </w:div>
                          </w:divsChild>
                        </w:div>
                        <w:div w:id="436799084">
                          <w:marLeft w:val="0"/>
                          <w:marRight w:val="0"/>
                          <w:marTop w:val="0"/>
                          <w:marBottom w:val="0"/>
                          <w:divBdr>
                            <w:top w:val="single" w:sz="2" w:space="1" w:color="FFFFFF"/>
                            <w:left w:val="single" w:sz="2" w:space="11" w:color="FFFFFF"/>
                            <w:bottom w:val="single" w:sz="2" w:space="1" w:color="FFFFFF"/>
                            <w:right w:val="single" w:sz="2" w:space="4" w:color="FFFFFF"/>
                          </w:divBdr>
                          <w:divsChild>
                            <w:div w:id="2064257790">
                              <w:marLeft w:val="0"/>
                              <w:marRight w:val="0"/>
                              <w:marTop w:val="0"/>
                              <w:marBottom w:val="0"/>
                              <w:divBdr>
                                <w:top w:val="none" w:sz="0" w:space="0" w:color="auto"/>
                                <w:left w:val="none" w:sz="0" w:space="0" w:color="auto"/>
                                <w:bottom w:val="none" w:sz="0" w:space="0" w:color="auto"/>
                                <w:right w:val="none" w:sz="0" w:space="0" w:color="auto"/>
                              </w:divBdr>
                            </w:div>
                          </w:divsChild>
                        </w:div>
                        <w:div w:id="525025274">
                          <w:marLeft w:val="0"/>
                          <w:marRight w:val="0"/>
                          <w:marTop w:val="0"/>
                          <w:marBottom w:val="0"/>
                          <w:divBdr>
                            <w:top w:val="single" w:sz="2" w:space="1" w:color="FFFFFF"/>
                            <w:left w:val="single" w:sz="2" w:space="11" w:color="FFFFFF"/>
                            <w:bottom w:val="single" w:sz="2" w:space="4" w:color="FFFFFF"/>
                            <w:right w:val="single" w:sz="2" w:space="4" w:color="FFFFFF"/>
                          </w:divBdr>
                          <w:divsChild>
                            <w:div w:id="1830056422">
                              <w:marLeft w:val="0"/>
                              <w:marRight w:val="0"/>
                              <w:marTop w:val="0"/>
                              <w:marBottom w:val="0"/>
                              <w:divBdr>
                                <w:top w:val="none" w:sz="0" w:space="0" w:color="auto"/>
                                <w:left w:val="none" w:sz="0" w:space="0" w:color="auto"/>
                                <w:bottom w:val="none" w:sz="0" w:space="0" w:color="auto"/>
                                <w:right w:val="none" w:sz="0" w:space="0" w:color="auto"/>
                              </w:divBdr>
                            </w:div>
                          </w:divsChild>
                        </w:div>
                        <w:div w:id="720907181">
                          <w:marLeft w:val="0"/>
                          <w:marRight w:val="0"/>
                          <w:marTop w:val="0"/>
                          <w:marBottom w:val="0"/>
                          <w:divBdr>
                            <w:top w:val="single" w:sz="2" w:space="1" w:color="FFFFFF"/>
                            <w:left w:val="single" w:sz="2" w:space="11" w:color="FFFFFF"/>
                            <w:bottom w:val="single" w:sz="2" w:space="1" w:color="FFFFFF"/>
                            <w:right w:val="single" w:sz="2" w:space="4" w:color="FFFFFF"/>
                          </w:divBdr>
                          <w:divsChild>
                            <w:div w:id="1555309515">
                              <w:marLeft w:val="0"/>
                              <w:marRight w:val="0"/>
                              <w:marTop w:val="0"/>
                              <w:marBottom w:val="0"/>
                              <w:divBdr>
                                <w:top w:val="none" w:sz="0" w:space="0" w:color="auto"/>
                                <w:left w:val="none" w:sz="0" w:space="0" w:color="auto"/>
                                <w:bottom w:val="none" w:sz="0" w:space="0" w:color="auto"/>
                                <w:right w:val="none" w:sz="0" w:space="0" w:color="auto"/>
                              </w:divBdr>
                            </w:div>
                          </w:divsChild>
                        </w:div>
                        <w:div w:id="767773667">
                          <w:marLeft w:val="0"/>
                          <w:marRight w:val="0"/>
                          <w:marTop w:val="0"/>
                          <w:marBottom w:val="0"/>
                          <w:divBdr>
                            <w:top w:val="single" w:sz="2" w:space="1" w:color="FFFFFF"/>
                            <w:left w:val="single" w:sz="2" w:space="11" w:color="FFFFFF"/>
                            <w:bottom w:val="single" w:sz="2" w:space="1" w:color="FFFFFF"/>
                            <w:right w:val="single" w:sz="2" w:space="4" w:color="FFFFFF"/>
                          </w:divBdr>
                          <w:divsChild>
                            <w:div w:id="2026012545">
                              <w:marLeft w:val="0"/>
                              <w:marRight w:val="0"/>
                              <w:marTop w:val="0"/>
                              <w:marBottom w:val="0"/>
                              <w:divBdr>
                                <w:top w:val="none" w:sz="0" w:space="0" w:color="auto"/>
                                <w:left w:val="none" w:sz="0" w:space="0" w:color="auto"/>
                                <w:bottom w:val="none" w:sz="0" w:space="0" w:color="auto"/>
                                <w:right w:val="none" w:sz="0" w:space="0" w:color="auto"/>
                              </w:divBdr>
                            </w:div>
                          </w:divsChild>
                        </w:div>
                        <w:div w:id="942810440">
                          <w:marLeft w:val="0"/>
                          <w:marRight w:val="0"/>
                          <w:marTop w:val="0"/>
                          <w:marBottom w:val="0"/>
                          <w:divBdr>
                            <w:top w:val="single" w:sz="2" w:space="1" w:color="FFFFFF"/>
                            <w:left w:val="single" w:sz="2" w:space="11" w:color="FFFFFF"/>
                            <w:bottom w:val="single" w:sz="2" w:space="1" w:color="FFFFFF"/>
                            <w:right w:val="single" w:sz="2" w:space="4" w:color="FFFFFF"/>
                          </w:divBdr>
                          <w:divsChild>
                            <w:div w:id="5720040">
                              <w:marLeft w:val="0"/>
                              <w:marRight w:val="0"/>
                              <w:marTop w:val="0"/>
                              <w:marBottom w:val="0"/>
                              <w:divBdr>
                                <w:top w:val="none" w:sz="0" w:space="0" w:color="auto"/>
                                <w:left w:val="none" w:sz="0" w:space="0" w:color="auto"/>
                                <w:bottom w:val="none" w:sz="0" w:space="0" w:color="auto"/>
                                <w:right w:val="none" w:sz="0" w:space="0" w:color="auto"/>
                              </w:divBdr>
                            </w:div>
                          </w:divsChild>
                        </w:div>
                        <w:div w:id="982975385">
                          <w:marLeft w:val="0"/>
                          <w:marRight w:val="0"/>
                          <w:marTop w:val="0"/>
                          <w:marBottom w:val="0"/>
                          <w:divBdr>
                            <w:top w:val="single" w:sz="2" w:space="1" w:color="FFFFFF"/>
                            <w:left w:val="single" w:sz="2" w:space="11" w:color="FFFFFF"/>
                            <w:bottom w:val="single" w:sz="2" w:space="1" w:color="FFFFFF"/>
                            <w:right w:val="single" w:sz="2" w:space="4" w:color="FFFFFF"/>
                          </w:divBdr>
                          <w:divsChild>
                            <w:div w:id="880170975">
                              <w:marLeft w:val="0"/>
                              <w:marRight w:val="0"/>
                              <w:marTop w:val="0"/>
                              <w:marBottom w:val="0"/>
                              <w:divBdr>
                                <w:top w:val="none" w:sz="0" w:space="0" w:color="auto"/>
                                <w:left w:val="none" w:sz="0" w:space="0" w:color="auto"/>
                                <w:bottom w:val="none" w:sz="0" w:space="0" w:color="auto"/>
                                <w:right w:val="none" w:sz="0" w:space="0" w:color="auto"/>
                              </w:divBdr>
                            </w:div>
                          </w:divsChild>
                        </w:div>
                        <w:div w:id="1017653510">
                          <w:marLeft w:val="0"/>
                          <w:marRight w:val="0"/>
                          <w:marTop w:val="0"/>
                          <w:marBottom w:val="0"/>
                          <w:divBdr>
                            <w:top w:val="single" w:sz="2" w:space="1" w:color="FFFFFF"/>
                            <w:left w:val="single" w:sz="2" w:space="11" w:color="FFFFFF"/>
                            <w:bottom w:val="single" w:sz="2" w:space="1" w:color="FFFFFF"/>
                            <w:right w:val="single" w:sz="2" w:space="4" w:color="FFFFFF"/>
                          </w:divBdr>
                          <w:divsChild>
                            <w:div w:id="1504929247">
                              <w:marLeft w:val="0"/>
                              <w:marRight w:val="0"/>
                              <w:marTop w:val="0"/>
                              <w:marBottom w:val="0"/>
                              <w:divBdr>
                                <w:top w:val="none" w:sz="0" w:space="0" w:color="auto"/>
                                <w:left w:val="none" w:sz="0" w:space="0" w:color="auto"/>
                                <w:bottom w:val="none" w:sz="0" w:space="0" w:color="auto"/>
                                <w:right w:val="none" w:sz="0" w:space="0" w:color="auto"/>
                              </w:divBdr>
                            </w:div>
                          </w:divsChild>
                        </w:div>
                        <w:div w:id="1038894756">
                          <w:marLeft w:val="0"/>
                          <w:marRight w:val="0"/>
                          <w:marTop w:val="0"/>
                          <w:marBottom w:val="0"/>
                          <w:divBdr>
                            <w:top w:val="single" w:sz="2" w:space="1" w:color="FFFFFF"/>
                            <w:left w:val="single" w:sz="2" w:space="11" w:color="FFFFFF"/>
                            <w:bottom w:val="single" w:sz="2" w:space="1" w:color="FFFFFF"/>
                            <w:right w:val="single" w:sz="2" w:space="4" w:color="FFFFFF"/>
                          </w:divBdr>
                          <w:divsChild>
                            <w:div w:id="422065954">
                              <w:marLeft w:val="0"/>
                              <w:marRight w:val="0"/>
                              <w:marTop w:val="0"/>
                              <w:marBottom w:val="0"/>
                              <w:divBdr>
                                <w:top w:val="none" w:sz="0" w:space="0" w:color="auto"/>
                                <w:left w:val="none" w:sz="0" w:space="0" w:color="auto"/>
                                <w:bottom w:val="none" w:sz="0" w:space="0" w:color="auto"/>
                                <w:right w:val="none" w:sz="0" w:space="0" w:color="auto"/>
                              </w:divBdr>
                            </w:div>
                          </w:divsChild>
                        </w:div>
                        <w:div w:id="1083255446">
                          <w:marLeft w:val="0"/>
                          <w:marRight w:val="0"/>
                          <w:marTop w:val="0"/>
                          <w:marBottom w:val="0"/>
                          <w:divBdr>
                            <w:top w:val="single" w:sz="2" w:space="1" w:color="FFFFFF"/>
                            <w:left w:val="single" w:sz="2" w:space="11" w:color="FFFFFF"/>
                            <w:bottom w:val="single" w:sz="2" w:space="1" w:color="FFFFFF"/>
                            <w:right w:val="single" w:sz="2" w:space="4" w:color="FFFFFF"/>
                          </w:divBdr>
                          <w:divsChild>
                            <w:div w:id="2078280947">
                              <w:marLeft w:val="0"/>
                              <w:marRight w:val="0"/>
                              <w:marTop w:val="0"/>
                              <w:marBottom w:val="0"/>
                              <w:divBdr>
                                <w:top w:val="none" w:sz="0" w:space="0" w:color="auto"/>
                                <w:left w:val="none" w:sz="0" w:space="0" w:color="auto"/>
                                <w:bottom w:val="none" w:sz="0" w:space="0" w:color="auto"/>
                                <w:right w:val="none" w:sz="0" w:space="0" w:color="auto"/>
                              </w:divBdr>
                            </w:div>
                          </w:divsChild>
                        </w:div>
                        <w:div w:id="1165508963">
                          <w:marLeft w:val="0"/>
                          <w:marRight w:val="0"/>
                          <w:marTop w:val="0"/>
                          <w:marBottom w:val="0"/>
                          <w:divBdr>
                            <w:top w:val="single" w:sz="2" w:space="1" w:color="FFFFFF"/>
                            <w:left w:val="single" w:sz="2" w:space="11" w:color="FFFFFF"/>
                            <w:bottom w:val="single" w:sz="2" w:space="1" w:color="FFFFFF"/>
                            <w:right w:val="single" w:sz="2" w:space="4" w:color="FFFFFF"/>
                          </w:divBdr>
                          <w:divsChild>
                            <w:div w:id="55474953">
                              <w:marLeft w:val="0"/>
                              <w:marRight w:val="0"/>
                              <w:marTop w:val="0"/>
                              <w:marBottom w:val="0"/>
                              <w:divBdr>
                                <w:top w:val="none" w:sz="0" w:space="0" w:color="auto"/>
                                <w:left w:val="none" w:sz="0" w:space="0" w:color="auto"/>
                                <w:bottom w:val="none" w:sz="0" w:space="0" w:color="auto"/>
                                <w:right w:val="none" w:sz="0" w:space="0" w:color="auto"/>
                              </w:divBdr>
                            </w:div>
                          </w:divsChild>
                        </w:div>
                        <w:div w:id="1273321059">
                          <w:marLeft w:val="0"/>
                          <w:marRight w:val="0"/>
                          <w:marTop w:val="0"/>
                          <w:marBottom w:val="0"/>
                          <w:divBdr>
                            <w:top w:val="single" w:sz="2" w:space="1" w:color="FFFFFF"/>
                            <w:left w:val="single" w:sz="2" w:space="11" w:color="FFFFFF"/>
                            <w:bottom w:val="single" w:sz="2" w:space="1" w:color="FFFFFF"/>
                            <w:right w:val="single" w:sz="2" w:space="4" w:color="FFFFFF"/>
                          </w:divBdr>
                          <w:divsChild>
                            <w:div w:id="1517235405">
                              <w:marLeft w:val="0"/>
                              <w:marRight w:val="0"/>
                              <w:marTop w:val="0"/>
                              <w:marBottom w:val="0"/>
                              <w:divBdr>
                                <w:top w:val="none" w:sz="0" w:space="0" w:color="auto"/>
                                <w:left w:val="none" w:sz="0" w:space="0" w:color="auto"/>
                                <w:bottom w:val="none" w:sz="0" w:space="0" w:color="auto"/>
                                <w:right w:val="none" w:sz="0" w:space="0" w:color="auto"/>
                              </w:divBdr>
                            </w:div>
                          </w:divsChild>
                        </w:div>
                        <w:div w:id="1327512523">
                          <w:marLeft w:val="0"/>
                          <w:marRight w:val="0"/>
                          <w:marTop w:val="0"/>
                          <w:marBottom w:val="0"/>
                          <w:divBdr>
                            <w:top w:val="single" w:sz="2" w:space="1" w:color="FFFFFF"/>
                            <w:left w:val="single" w:sz="2" w:space="11" w:color="FFFFFF"/>
                            <w:bottom w:val="single" w:sz="2" w:space="1" w:color="FFFFFF"/>
                            <w:right w:val="single" w:sz="2" w:space="4" w:color="FFFFFF"/>
                          </w:divBdr>
                          <w:divsChild>
                            <w:div w:id="1674533639">
                              <w:marLeft w:val="0"/>
                              <w:marRight w:val="0"/>
                              <w:marTop w:val="0"/>
                              <w:marBottom w:val="0"/>
                              <w:divBdr>
                                <w:top w:val="none" w:sz="0" w:space="0" w:color="auto"/>
                                <w:left w:val="none" w:sz="0" w:space="0" w:color="auto"/>
                                <w:bottom w:val="none" w:sz="0" w:space="0" w:color="auto"/>
                                <w:right w:val="none" w:sz="0" w:space="0" w:color="auto"/>
                              </w:divBdr>
                            </w:div>
                          </w:divsChild>
                        </w:div>
                        <w:div w:id="1340893453">
                          <w:marLeft w:val="0"/>
                          <w:marRight w:val="0"/>
                          <w:marTop w:val="0"/>
                          <w:marBottom w:val="0"/>
                          <w:divBdr>
                            <w:top w:val="single" w:sz="2" w:space="1" w:color="FFFFFF"/>
                            <w:left w:val="single" w:sz="2" w:space="11" w:color="FFFFFF"/>
                            <w:bottom w:val="single" w:sz="2" w:space="1" w:color="FFFFFF"/>
                            <w:right w:val="single" w:sz="2" w:space="4" w:color="FFFFFF"/>
                          </w:divBdr>
                          <w:divsChild>
                            <w:div w:id="1531213754">
                              <w:marLeft w:val="0"/>
                              <w:marRight w:val="0"/>
                              <w:marTop w:val="0"/>
                              <w:marBottom w:val="0"/>
                              <w:divBdr>
                                <w:top w:val="none" w:sz="0" w:space="0" w:color="auto"/>
                                <w:left w:val="none" w:sz="0" w:space="0" w:color="auto"/>
                                <w:bottom w:val="none" w:sz="0" w:space="0" w:color="auto"/>
                                <w:right w:val="none" w:sz="0" w:space="0" w:color="auto"/>
                              </w:divBdr>
                            </w:div>
                          </w:divsChild>
                        </w:div>
                        <w:div w:id="1366638243">
                          <w:marLeft w:val="0"/>
                          <w:marRight w:val="0"/>
                          <w:marTop w:val="0"/>
                          <w:marBottom w:val="0"/>
                          <w:divBdr>
                            <w:top w:val="single" w:sz="2" w:space="1" w:color="FFFFFF"/>
                            <w:left w:val="single" w:sz="2" w:space="11" w:color="FFFFFF"/>
                            <w:bottom w:val="single" w:sz="2" w:space="1" w:color="FFFFFF"/>
                            <w:right w:val="single" w:sz="2" w:space="4" w:color="FFFFFF"/>
                          </w:divBdr>
                          <w:divsChild>
                            <w:div w:id="883295371">
                              <w:marLeft w:val="0"/>
                              <w:marRight w:val="0"/>
                              <w:marTop w:val="0"/>
                              <w:marBottom w:val="0"/>
                              <w:divBdr>
                                <w:top w:val="none" w:sz="0" w:space="0" w:color="auto"/>
                                <w:left w:val="none" w:sz="0" w:space="0" w:color="auto"/>
                                <w:bottom w:val="none" w:sz="0" w:space="0" w:color="auto"/>
                                <w:right w:val="none" w:sz="0" w:space="0" w:color="auto"/>
                              </w:divBdr>
                            </w:div>
                          </w:divsChild>
                        </w:div>
                        <w:div w:id="1555847686">
                          <w:marLeft w:val="0"/>
                          <w:marRight w:val="0"/>
                          <w:marTop w:val="0"/>
                          <w:marBottom w:val="0"/>
                          <w:divBdr>
                            <w:top w:val="single" w:sz="2" w:space="1" w:color="FFFFFF"/>
                            <w:left w:val="single" w:sz="2" w:space="11" w:color="FFFFFF"/>
                            <w:bottom w:val="single" w:sz="2" w:space="1" w:color="FFFFFF"/>
                            <w:right w:val="single" w:sz="2" w:space="4" w:color="FFFFFF"/>
                          </w:divBdr>
                          <w:divsChild>
                            <w:div w:id="770053287">
                              <w:marLeft w:val="0"/>
                              <w:marRight w:val="0"/>
                              <w:marTop w:val="0"/>
                              <w:marBottom w:val="0"/>
                              <w:divBdr>
                                <w:top w:val="none" w:sz="0" w:space="0" w:color="auto"/>
                                <w:left w:val="none" w:sz="0" w:space="0" w:color="auto"/>
                                <w:bottom w:val="none" w:sz="0" w:space="0" w:color="auto"/>
                                <w:right w:val="none" w:sz="0" w:space="0" w:color="auto"/>
                              </w:divBdr>
                            </w:div>
                          </w:divsChild>
                        </w:div>
                        <w:div w:id="1668628338">
                          <w:marLeft w:val="0"/>
                          <w:marRight w:val="0"/>
                          <w:marTop w:val="0"/>
                          <w:marBottom w:val="0"/>
                          <w:divBdr>
                            <w:top w:val="single" w:sz="2" w:space="1" w:color="FFFFFF"/>
                            <w:left w:val="single" w:sz="2" w:space="11" w:color="FFFFFF"/>
                            <w:bottom w:val="single" w:sz="2" w:space="1" w:color="FFFFFF"/>
                            <w:right w:val="single" w:sz="2" w:space="4" w:color="FFFFFF"/>
                          </w:divBdr>
                          <w:divsChild>
                            <w:div w:id="265618221">
                              <w:marLeft w:val="0"/>
                              <w:marRight w:val="0"/>
                              <w:marTop w:val="0"/>
                              <w:marBottom w:val="0"/>
                              <w:divBdr>
                                <w:top w:val="none" w:sz="0" w:space="0" w:color="auto"/>
                                <w:left w:val="none" w:sz="0" w:space="0" w:color="auto"/>
                                <w:bottom w:val="none" w:sz="0" w:space="0" w:color="auto"/>
                                <w:right w:val="none" w:sz="0" w:space="0" w:color="auto"/>
                              </w:divBdr>
                            </w:div>
                          </w:divsChild>
                        </w:div>
                        <w:div w:id="1702586501">
                          <w:marLeft w:val="0"/>
                          <w:marRight w:val="0"/>
                          <w:marTop w:val="0"/>
                          <w:marBottom w:val="0"/>
                          <w:divBdr>
                            <w:top w:val="single" w:sz="2" w:space="1" w:color="FFFFFF"/>
                            <w:left w:val="single" w:sz="2" w:space="11" w:color="FFFFFF"/>
                            <w:bottom w:val="single" w:sz="2" w:space="1" w:color="FFFFFF"/>
                            <w:right w:val="single" w:sz="2" w:space="4" w:color="FFFFFF"/>
                          </w:divBdr>
                          <w:divsChild>
                            <w:div w:id="327441367">
                              <w:marLeft w:val="0"/>
                              <w:marRight w:val="0"/>
                              <w:marTop w:val="0"/>
                              <w:marBottom w:val="0"/>
                              <w:divBdr>
                                <w:top w:val="none" w:sz="0" w:space="0" w:color="auto"/>
                                <w:left w:val="none" w:sz="0" w:space="0" w:color="auto"/>
                                <w:bottom w:val="none" w:sz="0" w:space="0" w:color="auto"/>
                                <w:right w:val="none" w:sz="0" w:space="0" w:color="auto"/>
                              </w:divBdr>
                            </w:div>
                          </w:divsChild>
                        </w:div>
                        <w:div w:id="1836800011">
                          <w:marLeft w:val="0"/>
                          <w:marRight w:val="0"/>
                          <w:marTop w:val="0"/>
                          <w:marBottom w:val="0"/>
                          <w:divBdr>
                            <w:top w:val="single" w:sz="2" w:space="1" w:color="FFFFFF"/>
                            <w:left w:val="single" w:sz="2" w:space="11" w:color="FFFFFF"/>
                            <w:bottom w:val="single" w:sz="2" w:space="1" w:color="FFFFFF"/>
                            <w:right w:val="single" w:sz="2" w:space="4" w:color="FFFFFF"/>
                          </w:divBdr>
                          <w:divsChild>
                            <w:div w:id="706025823">
                              <w:marLeft w:val="0"/>
                              <w:marRight w:val="0"/>
                              <w:marTop w:val="0"/>
                              <w:marBottom w:val="0"/>
                              <w:divBdr>
                                <w:top w:val="none" w:sz="0" w:space="0" w:color="auto"/>
                                <w:left w:val="none" w:sz="0" w:space="0" w:color="auto"/>
                                <w:bottom w:val="none" w:sz="0" w:space="0" w:color="auto"/>
                                <w:right w:val="none" w:sz="0" w:space="0" w:color="auto"/>
                              </w:divBdr>
                            </w:div>
                          </w:divsChild>
                        </w:div>
                        <w:div w:id="1866015429">
                          <w:marLeft w:val="0"/>
                          <w:marRight w:val="0"/>
                          <w:marTop w:val="0"/>
                          <w:marBottom w:val="0"/>
                          <w:divBdr>
                            <w:top w:val="single" w:sz="2" w:space="1" w:color="FFFFFF"/>
                            <w:left w:val="single" w:sz="2" w:space="11" w:color="FFFFFF"/>
                            <w:bottom w:val="single" w:sz="2" w:space="1" w:color="FFFFFF"/>
                            <w:right w:val="single" w:sz="2" w:space="4" w:color="FFFFFF"/>
                          </w:divBdr>
                          <w:divsChild>
                            <w:div w:id="600452169">
                              <w:marLeft w:val="0"/>
                              <w:marRight w:val="0"/>
                              <w:marTop w:val="0"/>
                              <w:marBottom w:val="0"/>
                              <w:divBdr>
                                <w:top w:val="none" w:sz="0" w:space="0" w:color="auto"/>
                                <w:left w:val="none" w:sz="0" w:space="0" w:color="auto"/>
                                <w:bottom w:val="none" w:sz="0" w:space="0" w:color="auto"/>
                                <w:right w:val="none" w:sz="0" w:space="0" w:color="auto"/>
                              </w:divBdr>
                            </w:div>
                          </w:divsChild>
                        </w:div>
                        <w:div w:id="1915355242">
                          <w:marLeft w:val="0"/>
                          <w:marRight w:val="0"/>
                          <w:marTop w:val="0"/>
                          <w:marBottom w:val="0"/>
                          <w:divBdr>
                            <w:top w:val="single" w:sz="2" w:space="1" w:color="FFFFFF"/>
                            <w:left w:val="single" w:sz="2" w:space="11" w:color="FFFFFF"/>
                            <w:bottom w:val="single" w:sz="2" w:space="1" w:color="FFFFFF"/>
                            <w:right w:val="single" w:sz="2" w:space="4" w:color="FFFFFF"/>
                          </w:divBdr>
                          <w:divsChild>
                            <w:div w:id="1710035528">
                              <w:marLeft w:val="0"/>
                              <w:marRight w:val="0"/>
                              <w:marTop w:val="0"/>
                              <w:marBottom w:val="0"/>
                              <w:divBdr>
                                <w:top w:val="none" w:sz="0" w:space="0" w:color="auto"/>
                                <w:left w:val="none" w:sz="0" w:space="0" w:color="auto"/>
                                <w:bottom w:val="none" w:sz="0" w:space="0" w:color="auto"/>
                                <w:right w:val="none" w:sz="0" w:space="0" w:color="auto"/>
                              </w:divBdr>
                            </w:div>
                          </w:divsChild>
                        </w:div>
                        <w:div w:id="1923559807">
                          <w:marLeft w:val="0"/>
                          <w:marRight w:val="0"/>
                          <w:marTop w:val="0"/>
                          <w:marBottom w:val="0"/>
                          <w:divBdr>
                            <w:top w:val="single" w:sz="2" w:space="1" w:color="FFFFFF"/>
                            <w:left w:val="single" w:sz="2" w:space="11" w:color="FFFFFF"/>
                            <w:bottom w:val="single" w:sz="2" w:space="1" w:color="FFFFFF"/>
                            <w:right w:val="single" w:sz="2" w:space="4" w:color="FFFFFF"/>
                          </w:divBdr>
                          <w:divsChild>
                            <w:div w:id="1583446885">
                              <w:marLeft w:val="0"/>
                              <w:marRight w:val="0"/>
                              <w:marTop w:val="0"/>
                              <w:marBottom w:val="0"/>
                              <w:divBdr>
                                <w:top w:val="none" w:sz="0" w:space="0" w:color="auto"/>
                                <w:left w:val="none" w:sz="0" w:space="0" w:color="auto"/>
                                <w:bottom w:val="none" w:sz="0" w:space="0" w:color="auto"/>
                                <w:right w:val="none" w:sz="0" w:space="0" w:color="auto"/>
                              </w:divBdr>
                            </w:div>
                          </w:divsChild>
                        </w:div>
                        <w:div w:id="1961760874">
                          <w:marLeft w:val="0"/>
                          <w:marRight w:val="0"/>
                          <w:marTop w:val="0"/>
                          <w:marBottom w:val="0"/>
                          <w:divBdr>
                            <w:top w:val="single" w:sz="2" w:space="1" w:color="FFFFFF"/>
                            <w:left w:val="single" w:sz="2" w:space="11" w:color="FFFFFF"/>
                            <w:bottom w:val="single" w:sz="2" w:space="1" w:color="FFFFFF"/>
                            <w:right w:val="single" w:sz="2" w:space="4" w:color="FFFFFF"/>
                          </w:divBdr>
                          <w:divsChild>
                            <w:div w:id="135034828">
                              <w:marLeft w:val="0"/>
                              <w:marRight w:val="0"/>
                              <w:marTop w:val="0"/>
                              <w:marBottom w:val="0"/>
                              <w:divBdr>
                                <w:top w:val="none" w:sz="0" w:space="0" w:color="auto"/>
                                <w:left w:val="none" w:sz="0" w:space="0" w:color="auto"/>
                                <w:bottom w:val="none" w:sz="0" w:space="0" w:color="auto"/>
                                <w:right w:val="none" w:sz="0" w:space="0" w:color="auto"/>
                              </w:divBdr>
                            </w:div>
                          </w:divsChild>
                        </w:div>
                        <w:div w:id="1969585587">
                          <w:marLeft w:val="0"/>
                          <w:marRight w:val="0"/>
                          <w:marTop w:val="0"/>
                          <w:marBottom w:val="0"/>
                          <w:divBdr>
                            <w:top w:val="single" w:sz="2" w:space="1" w:color="FFFFFF"/>
                            <w:left w:val="single" w:sz="2" w:space="11" w:color="FFFFFF"/>
                            <w:bottom w:val="single" w:sz="2" w:space="1" w:color="FFFFFF"/>
                            <w:right w:val="single" w:sz="2" w:space="4" w:color="FFFFFF"/>
                          </w:divBdr>
                          <w:divsChild>
                            <w:div w:id="2131052552">
                              <w:marLeft w:val="0"/>
                              <w:marRight w:val="0"/>
                              <w:marTop w:val="0"/>
                              <w:marBottom w:val="0"/>
                              <w:divBdr>
                                <w:top w:val="none" w:sz="0" w:space="0" w:color="auto"/>
                                <w:left w:val="none" w:sz="0" w:space="0" w:color="auto"/>
                                <w:bottom w:val="none" w:sz="0" w:space="0" w:color="auto"/>
                                <w:right w:val="none" w:sz="0" w:space="0" w:color="auto"/>
                              </w:divBdr>
                            </w:div>
                          </w:divsChild>
                        </w:div>
                        <w:div w:id="2100440995">
                          <w:marLeft w:val="0"/>
                          <w:marRight w:val="0"/>
                          <w:marTop w:val="0"/>
                          <w:marBottom w:val="0"/>
                          <w:divBdr>
                            <w:top w:val="single" w:sz="2" w:space="1" w:color="FFFFFF"/>
                            <w:left w:val="single" w:sz="2" w:space="11" w:color="FFFFFF"/>
                            <w:bottom w:val="single" w:sz="2" w:space="1" w:color="FFFFFF"/>
                            <w:right w:val="single" w:sz="2" w:space="4" w:color="FFFFFF"/>
                          </w:divBdr>
                          <w:divsChild>
                            <w:div w:id="1321737521">
                              <w:marLeft w:val="0"/>
                              <w:marRight w:val="0"/>
                              <w:marTop w:val="0"/>
                              <w:marBottom w:val="0"/>
                              <w:divBdr>
                                <w:top w:val="none" w:sz="0" w:space="0" w:color="auto"/>
                                <w:left w:val="none" w:sz="0" w:space="0" w:color="auto"/>
                                <w:bottom w:val="none" w:sz="0" w:space="0" w:color="auto"/>
                                <w:right w:val="none" w:sz="0" w:space="0" w:color="auto"/>
                              </w:divBdr>
                            </w:div>
                          </w:divsChild>
                        </w:div>
                        <w:div w:id="2135639502">
                          <w:marLeft w:val="0"/>
                          <w:marRight w:val="0"/>
                          <w:marTop w:val="0"/>
                          <w:marBottom w:val="0"/>
                          <w:divBdr>
                            <w:top w:val="single" w:sz="2" w:space="1" w:color="FFFFFF"/>
                            <w:left w:val="single" w:sz="2" w:space="11" w:color="FFFFFF"/>
                            <w:bottom w:val="single" w:sz="2" w:space="1" w:color="FFFFFF"/>
                            <w:right w:val="single" w:sz="2" w:space="4" w:color="FFFFFF"/>
                          </w:divBdr>
                          <w:divsChild>
                            <w:div w:id="202285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1207162">
              <w:marLeft w:val="0"/>
              <w:marRight w:val="0"/>
              <w:marTop w:val="0"/>
              <w:marBottom w:val="300"/>
              <w:divBdr>
                <w:top w:val="none" w:sz="0" w:space="0" w:color="auto"/>
                <w:left w:val="none" w:sz="0" w:space="0" w:color="auto"/>
                <w:bottom w:val="none" w:sz="0" w:space="0" w:color="auto"/>
                <w:right w:val="none" w:sz="0" w:space="0" w:color="auto"/>
              </w:divBdr>
              <w:divsChild>
                <w:div w:id="1845246341">
                  <w:marLeft w:val="0"/>
                  <w:marRight w:val="0"/>
                  <w:marTop w:val="0"/>
                  <w:marBottom w:val="0"/>
                  <w:divBdr>
                    <w:top w:val="none" w:sz="0" w:space="0" w:color="auto"/>
                    <w:left w:val="none" w:sz="0" w:space="0" w:color="auto"/>
                    <w:bottom w:val="none" w:sz="0" w:space="0" w:color="auto"/>
                    <w:right w:val="none" w:sz="0" w:space="0" w:color="auto"/>
                  </w:divBdr>
                  <w:divsChild>
                    <w:div w:id="864950120">
                      <w:marLeft w:val="0"/>
                      <w:marRight w:val="0"/>
                      <w:marTop w:val="0"/>
                      <w:marBottom w:val="0"/>
                      <w:divBdr>
                        <w:top w:val="none" w:sz="0" w:space="0" w:color="auto"/>
                        <w:left w:val="none" w:sz="0" w:space="0" w:color="auto"/>
                        <w:bottom w:val="none" w:sz="0" w:space="0" w:color="auto"/>
                        <w:right w:val="none" w:sz="0" w:space="0" w:color="auto"/>
                      </w:divBdr>
                      <w:divsChild>
                        <w:div w:id="9724009">
                          <w:marLeft w:val="0"/>
                          <w:marRight w:val="0"/>
                          <w:marTop w:val="0"/>
                          <w:marBottom w:val="0"/>
                          <w:divBdr>
                            <w:top w:val="single" w:sz="2" w:space="1" w:color="FFFFFF"/>
                            <w:left w:val="single" w:sz="2" w:space="11" w:color="FFFFFF"/>
                            <w:bottom w:val="single" w:sz="2" w:space="1" w:color="FFFFFF"/>
                            <w:right w:val="single" w:sz="2" w:space="4" w:color="FFFFFF"/>
                          </w:divBdr>
                          <w:divsChild>
                            <w:div w:id="919755849">
                              <w:marLeft w:val="0"/>
                              <w:marRight w:val="0"/>
                              <w:marTop w:val="0"/>
                              <w:marBottom w:val="0"/>
                              <w:divBdr>
                                <w:top w:val="none" w:sz="0" w:space="0" w:color="auto"/>
                                <w:left w:val="none" w:sz="0" w:space="0" w:color="auto"/>
                                <w:bottom w:val="none" w:sz="0" w:space="0" w:color="auto"/>
                                <w:right w:val="none" w:sz="0" w:space="0" w:color="auto"/>
                              </w:divBdr>
                            </w:div>
                          </w:divsChild>
                        </w:div>
                        <w:div w:id="120147780">
                          <w:marLeft w:val="0"/>
                          <w:marRight w:val="0"/>
                          <w:marTop w:val="0"/>
                          <w:marBottom w:val="0"/>
                          <w:divBdr>
                            <w:top w:val="single" w:sz="2" w:space="1" w:color="FFFFFF"/>
                            <w:left w:val="single" w:sz="2" w:space="11" w:color="FFFFFF"/>
                            <w:bottom w:val="single" w:sz="2" w:space="1" w:color="FFFFFF"/>
                            <w:right w:val="single" w:sz="2" w:space="4" w:color="FFFFFF"/>
                          </w:divBdr>
                          <w:divsChild>
                            <w:div w:id="1638220578">
                              <w:marLeft w:val="0"/>
                              <w:marRight w:val="0"/>
                              <w:marTop w:val="0"/>
                              <w:marBottom w:val="0"/>
                              <w:divBdr>
                                <w:top w:val="none" w:sz="0" w:space="0" w:color="auto"/>
                                <w:left w:val="none" w:sz="0" w:space="0" w:color="auto"/>
                                <w:bottom w:val="none" w:sz="0" w:space="0" w:color="auto"/>
                                <w:right w:val="none" w:sz="0" w:space="0" w:color="auto"/>
                              </w:divBdr>
                            </w:div>
                          </w:divsChild>
                        </w:div>
                        <w:div w:id="200171867">
                          <w:marLeft w:val="0"/>
                          <w:marRight w:val="0"/>
                          <w:marTop w:val="0"/>
                          <w:marBottom w:val="0"/>
                          <w:divBdr>
                            <w:top w:val="single" w:sz="2" w:space="1" w:color="FFFFFF"/>
                            <w:left w:val="single" w:sz="2" w:space="11" w:color="FFFFFF"/>
                            <w:bottom w:val="single" w:sz="2" w:space="1" w:color="FFFFFF"/>
                            <w:right w:val="single" w:sz="2" w:space="4" w:color="FFFFFF"/>
                          </w:divBdr>
                          <w:divsChild>
                            <w:div w:id="1317535994">
                              <w:marLeft w:val="0"/>
                              <w:marRight w:val="0"/>
                              <w:marTop w:val="0"/>
                              <w:marBottom w:val="0"/>
                              <w:divBdr>
                                <w:top w:val="none" w:sz="0" w:space="0" w:color="auto"/>
                                <w:left w:val="none" w:sz="0" w:space="0" w:color="auto"/>
                                <w:bottom w:val="none" w:sz="0" w:space="0" w:color="auto"/>
                                <w:right w:val="none" w:sz="0" w:space="0" w:color="auto"/>
                              </w:divBdr>
                            </w:div>
                          </w:divsChild>
                        </w:div>
                        <w:div w:id="307898641">
                          <w:marLeft w:val="0"/>
                          <w:marRight w:val="0"/>
                          <w:marTop w:val="0"/>
                          <w:marBottom w:val="0"/>
                          <w:divBdr>
                            <w:top w:val="single" w:sz="2" w:space="1" w:color="FFFFFF"/>
                            <w:left w:val="single" w:sz="2" w:space="11" w:color="FFFFFF"/>
                            <w:bottom w:val="single" w:sz="2" w:space="1" w:color="FFFFFF"/>
                            <w:right w:val="single" w:sz="2" w:space="4" w:color="FFFFFF"/>
                          </w:divBdr>
                          <w:divsChild>
                            <w:div w:id="214703223">
                              <w:marLeft w:val="0"/>
                              <w:marRight w:val="0"/>
                              <w:marTop w:val="0"/>
                              <w:marBottom w:val="0"/>
                              <w:divBdr>
                                <w:top w:val="none" w:sz="0" w:space="0" w:color="auto"/>
                                <w:left w:val="none" w:sz="0" w:space="0" w:color="auto"/>
                                <w:bottom w:val="none" w:sz="0" w:space="0" w:color="auto"/>
                                <w:right w:val="none" w:sz="0" w:space="0" w:color="auto"/>
                              </w:divBdr>
                            </w:div>
                          </w:divsChild>
                        </w:div>
                        <w:div w:id="437332623">
                          <w:marLeft w:val="0"/>
                          <w:marRight w:val="0"/>
                          <w:marTop w:val="0"/>
                          <w:marBottom w:val="0"/>
                          <w:divBdr>
                            <w:top w:val="single" w:sz="2" w:space="1" w:color="FFFFFF"/>
                            <w:left w:val="single" w:sz="2" w:space="11" w:color="FFFFFF"/>
                            <w:bottom w:val="single" w:sz="2" w:space="1" w:color="FFFFFF"/>
                            <w:right w:val="single" w:sz="2" w:space="4" w:color="FFFFFF"/>
                          </w:divBdr>
                          <w:divsChild>
                            <w:div w:id="946043593">
                              <w:marLeft w:val="0"/>
                              <w:marRight w:val="0"/>
                              <w:marTop w:val="0"/>
                              <w:marBottom w:val="0"/>
                              <w:divBdr>
                                <w:top w:val="none" w:sz="0" w:space="0" w:color="auto"/>
                                <w:left w:val="none" w:sz="0" w:space="0" w:color="auto"/>
                                <w:bottom w:val="none" w:sz="0" w:space="0" w:color="auto"/>
                                <w:right w:val="none" w:sz="0" w:space="0" w:color="auto"/>
                              </w:divBdr>
                            </w:div>
                          </w:divsChild>
                        </w:div>
                        <w:div w:id="446504091">
                          <w:marLeft w:val="0"/>
                          <w:marRight w:val="0"/>
                          <w:marTop w:val="0"/>
                          <w:marBottom w:val="0"/>
                          <w:divBdr>
                            <w:top w:val="single" w:sz="2" w:space="1" w:color="FFFFFF"/>
                            <w:left w:val="single" w:sz="2" w:space="11" w:color="FFFFFF"/>
                            <w:bottom w:val="single" w:sz="2" w:space="1" w:color="FFFFFF"/>
                            <w:right w:val="single" w:sz="2" w:space="4" w:color="FFFFFF"/>
                          </w:divBdr>
                          <w:divsChild>
                            <w:div w:id="1280380282">
                              <w:marLeft w:val="0"/>
                              <w:marRight w:val="0"/>
                              <w:marTop w:val="0"/>
                              <w:marBottom w:val="0"/>
                              <w:divBdr>
                                <w:top w:val="none" w:sz="0" w:space="0" w:color="auto"/>
                                <w:left w:val="none" w:sz="0" w:space="0" w:color="auto"/>
                                <w:bottom w:val="none" w:sz="0" w:space="0" w:color="auto"/>
                                <w:right w:val="none" w:sz="0" w:space="0" w:color="auto"/>
                              </w:divBdr>
                            </w:div>
                          </w:divsChild>
                        </w:div>
                        <w:div w:id="519393493">
                          <w:marLeft w:val="0"/>
                          <w:marRight w:val="0"/>
                          <w:marTop w:val="0"/>
                          <w:marBottom w:val="0"/>
                          <w:divBdr>
                            <w:top w:val="single" w:sz="2" w:space="1" w:color="FFFFFF"/>
                            <w:left w:val="single" w:sz="2" w:space="11" w:color="FFFFFF"/>
                            <w:bottom w:val="single" w:sz="2" w:space="1" w:color="FFFFFF"/>
                            <w:right w:val="single" w:sz="2" w:space="4" w:color="FFFFFF"/>
                          </w:divBdr>
                          <w:divsChild>
                            <w:div w:id="1184706207">
                              <w:marLeft w:val="0"/>
                              <w:marRight w:val="0"/>
                              <w:marTop w:val="0"/>
                              <w:marBottom w:val="0"/>
                              <w:divBdr>
                                <w:top w:val="none" w:sz="0" w:space="0" w:color="auto"/>
                                <w:left w:val="none" w:sz="0" w:space="0" w:color="auto"/>
                                <w:bottom w:val="none" w:sz="0" w:space="0" w:color="auto"/>
                                <w:right w:val="none" w:sz="0" w:space="0" w:color="auto"/>
                              </w:divBdr>
                            </w:div>
                          </w:divsChild>
                        </w:div>
                        <w:div w:id="624627963">
                          <w:marLeft w:val="0"/>
                          <w:marRight w:val="0"/>
                          <w:marTop w:val="0"/>
                          <w:marBottom w:val="0"/>
                          <w:divBdr>
                            <w:top w:val="single" w:sz="2" w:space="1" w:color="FFFFFF"/>
                            <w:left w:val="single" w:sz="2" w:space="11" w:color="FFFFFF"/>
                            <w:bottom w:val="single" w:sz="2" w:space="1" w:color="FFFFFF"/>
                            <w:right w:val="single" w:sz="2" w:space="4" w:color="FFFFFF"/>
                          </w:divBdr>
                          <w:divsChild>
                            <w:div w:id="20056229">
                              <w:marLeft w:val="0"/>
                              <w:marRight w:val="0"/>
                              <w:marTop w:val="0"/>
                              <w:marBottom w:val="0"/>
                              <w:divBdr>
                                <w:top w:val="none" w:sz="0" w:space="0" w:color="auto"/>
                                <w:left w:val="none" w:sz="0" w:space="0" w:color="auto"/>
                                <w:bottom w:val="none" w:sz="0" w:space="0" w:color="auto"/>
                                <w:right w:val="none" w:sz="0" w:space="0" w:color="auto"/>
                              </w:divBdr>
                            </w:div>
                          </w:divsChild>
                        </w:div>
                        <w:div w:id="780031110">
                          <w:marLeft w:val="0"/>
                          <w:marRight w:val="0"/>
                          <w:marTop w:val="0"/>
                          <w:marBottom w:val="0"/>
                          <w:divBdr>
                            <w:top w:val="single" w:sz="2" w:space="1" w:color="FFFFFF"/>
                            <w:left w:val="single" w:sz="2" w:space="11" w:color="FFFFFF"/>
                            <w:bottom w:val="single" w:sz="2" w:space="1" w:color="FFFFFF"/>
                            <w:right w:val="single" w:sz="2" w:space="4" w:color="FFFFFF"/>
                          </w:divBdr>
                          <w:divsChild>
                            <w:div w:id="2050837887">
                              <w:marLeft w:val="0"/>
                              <w:marRight w:val="0"/>
                              <w:marTop w:val="0"/>
                              <w:marBottom w:val="0"/>
                              <w:divBdr>
                                <w:top w:val="none" w:sz="0" w:space="0" w:color="auto"/>
                                <w:left w:val="none" w:sz="0" w:space="0" w:color="auto"/>
                                <w:bottom w:val="none" w:sz="0" w:space="0" w:color="auto"/>
                                <w:right w:val="none" w:sz="0" w:space="0" w:color="auto"/>
                              </w:divBdr>
                            </w:div>
                          </w:divsChild>
                        </w:div>
                        <w:div w:id="790905532">
                          <w:marLeft w:val="0"/>
                          <w:marRight w:val="0"/>
                          <w:marTop w:val="0"/>
                          <w:marBottom w:val="0"/>
                          <w:divBdr>
                            <w:top w:val="single" w:sz="2" w:space="1" w:color="FFFFFF"/>
                            <w:left w:val="single" w:sz="2" w:space="11" w:color="FFFFFF"/>
                            <w:bottom w:val="single" w:sz="2" w:space="1" w:color="FFFFFF"/>
                            <w:right w:val="single" w:sz="2" w:space="4" w:color="FFFFFF"/>
                          </w:divBdr>
                          <w:divsChild>
                            <w:div w:id="560021766">
                              <w:marLeft w:val="0"/>
                              <w:marRight w:val="0"/>
                              <w:marTop w:val="0"/>
                              <w:marBottom w:val="0"/>
                              <w:divBdr>
                                <w:top w:val="none" w:sz="0" w:space="0" w:color="auto"/>
                                <w:left w:val="none" w:sz="0" w:space="0" w:color="auto"/>
                                <w:bottom w:val="none" w:sz="0" w:space="0" w:color="auto"/>
                                <w:right w:val="none" w:sz="0" w:space="0" w:color="auto"/>
                              </w:divBdr>
                            </w:div>
                          </w:divsChild>
                        </w:div>
                        <w:div w:id="832137109">
                          <w:marLeft w:val="0"/>
                          <w:marRight w:val="0"/>
                          <w:marTop w:val="0"/>
                          <w:marBottom w:val="0"/>
                          <w:divBdr>
                            <w:top w:val="single" w:sz="2" w:space="4" w:color="FFFFFF"/>
                            <w:left w:val="single" w:sz="2" w:space="11" w:color="FFFFFF"/>
                            <w:bottom w:val="single" w:sz="2" w:space="1" w:color="FFFFFF"/>
                            <w:right w:val="single" w:sz="2" w:space="4" w:color="FFFFFF"/>
                          </w:divBdr>
                          <w:divsChild>
                            <w:div w:id="521016956">
                              <w:marLeft w:val="0"/>
                              <w:marRight w:val="0"/>
                              <w:marTop w:val="0"/>
                              <w:marBottom w:val="0"/>
                              <w:divBdr>
                                <w:top w:val="none" w:sz="0" w:space="0" w:color="auto"/>
                                <w:left w:val="none" w:sz="0" w:space="0" w:color="auto"/>
                                <w:bottom w:val="none" w:sz="0" w:space="0" w:color="auto"/>
                                <w:right w:val="none" w:sz="0" w:space="0" w:color="auto"/>
                              </w:divBdr>
                            </w:div>
                          </w:divsChild>
                        </w:div>
                        <w:div w:id="858155847">
                          <w:marLeft w:val="0"/>
                          <w:marRight w:val="0"/>
                          <w:marTop w:val="0"/>
                          <w:marBottom w:val="0"/>
                          <w:divBdr>
                            <w:top w:val="single" w:sz="2" w:space="1" w:color="FFFFFF"/>
                            <w:left w:val="single" w:sz="2" w:space="11" w:color="FFFFFF"/>
                            <w:bottom w:val="single" w:sz="2" w:space="4" w:color="FFFFFF"/>
                            <w:right w:val="single" w:sz="2" w:space="4" w:color="FFFFFF"/>
                          </w:divBdr>
                          <w:divsChild>
                            <w:div w:id="2019695969">
                              <w:marLeft w:val="0"/>
                              <w:marRight w:val="0"/>
                              <w:marTop w:val="0"/>
                              <w:marBottom w:val="0"/>
                              <w:divBdr>
                                <w:top w:val="none" w:sz="0" w:space="0" w:color="auto"/>
                                <w:left w:val="none" w:sz="0" w:space="0" w:color="auto"/>
                                <w:bottom w:val="none" w:sz="0" w:space="0" w:color="auto"/>
                                <w:right w:val="none" w:sz="0" w:space="0" w:color="auto"/>
                              </w:divBdr>
                            </w:div>
                          </w:divsChild>
                        </w:div>
                        <w:div w:id="933170030">
                          <w:marLeft w:val="0"/>
                          <w:marRight w:val="0"/>
                          <w:marTop w:val="0"/>
                          <w:marBottom w:val="0"/>
                          <w:divBdr>
                            <w:top w:val="single" w:sz="2" w:space="1" w:color="FFFFFF"/>
                            <w:left w:val="single" w:sz="2" w:space="11" w:color="FFFFFF"/>
                            <w:bottom w:val="single" w:sz="2" w:space="1" w:color="FFFFFF"/>
                            <w:right w:val="single" w:sz="2" w:space="4" w:color="FFFFFF"/>
                          </w:divBdr>
                          <w:divsChild>
                            <w:div w:id="297346322">
                              <w:marLeft w:val="0"/>
                              <w:marRight w:val="0"/>
                              <w:marTop w:val="0"/>
                              <w:marBottom w:val="0"/>
                              <w:divBdr>
                                <w:top w:val="none" w:sz="0" w:space="0" w:color="auto"/>
                                <w:left w:val="none" w:sz="0" w:space="0" w:color="auto"/>
                                <w:bottom w:val="none" w:sz="0" w:space="0" w:color="auto"/>
                                <w:right w:val="none" w:sz="0" w:space="0" w:color="auto"/>
                              </w:divBdr>
                            </w:div>
                          </w:divsChild>
                        </w:div>
                        <w:div w:id="1081290564">
                          <w:marLeft w:val="0"/>
                          <w:marRight w:val="0"/>
                          <w:marTop w:val="0"/>
                          <w:marBottom w:val="0"/>
                          <w:divBdr>
                            <w:top w:val="single" w:sz="2" w:space="1" w:color="FFFFFF"/>
                            <w:left w:val="single" w:sz="2" w:space="11" w:color="FFFFFF"/>
                            <w:bottom w:val="single" w:sz="2" w:space="1" w:color="FFFFFF"/>
                            <w:right w:val="single" w:sz="2" w:space="4" w:color="FFFFFF"/>
                          </w:divBdr>
                          <w:divsChild>
                            <w:div w:id="1959071133">
                              <w:marLeft w:val="0"/>
                              <w:marRight w:val="0"/>
                              <w:marTop w:val="0"/>
                              <w:marBottom w:val="0"/>
                              <w:divBdr>
                                <w:top w:val="none" w:sz="0" w:space="0" w:color="auto"/>
                                <w:left w:val="none" w:sz="0" w:space="0" w:color="auto"/>
                                <w:bottom w:val="none" w:sz="0" w:space="0" w:color="auto"/>
                                <w:right w:val="none" w:sz="0" w:space="0" w:color="auto"/>
                              </w:divBdr>
                            </w:div>
                          </w:divsChild>
                        </w:div>
                        <w:div w:id="1231191541">
                          <w:marLeft w:val="0"/>
                          <w:marRight w:val="0"/>
                          <w:marTop w:val="0"/>
                          <w:marBottom w:val="0"/>
                          <w:divBdr>
                            <w:top w:val="single" w:sz="2" w:space="1" w:color="FFFFFF"/>
                            <w:left w:val="single" w:sz="2" w:space="11" w:color="FFFFFF"/>
                            <w:bottom w:val="single" w:sz="2" w:space="1" w:color="FFFFFF"/>
                            <w:right w:val="single" w:sz="2" w:space="4" w:color="FFFFFF"/>
                          </w:divBdr>
                          <w:divsChild>
                            <w:div w:id="225146380">
                              <w:marLeft w:val="0"/>
                              <w:marRight w:val="0"/>
                              <w:marTop w:val="0"/>
                              <w:marBottom w:val="0"/>
                              <w:divBdr>
                                <w:top w:val="none" w:sz="0" w:space="0" w:color="auto"/>
                                <w:left w:val="none" w:sz="0" w:space="0" w:color="auto"/>
                                <w:bottom w:val="none" w:sz="0" w:space="0" w:color="auto"/>
                                <w:right w:val="none" w:sz="0" w:space="0" w:color="auto"/>
                              </w:divBdr>
                            </w:div>
                          </w:divsChild>
                        </w:div>
                        <w:div w:id="1312909293">
                          <w:marLeft w:val="0"/>
                          <w:marRight w:val="0"/>
                          <w:marTop w:val="0"/>
                          <w:marBottom w:val="0"/>
                          <w:divBdr>
                            <w:top w:val="single" w:sz="2" w:space="1" w:color="FFFFFF"/>
                            <w:left w:val="single" w:sz="2" w:space="11" w:color="FFFFFF"/>
                            <w:bottom w:val="single" w:sz="2" w:space="1" w:color="FFFFFF"/>
                            <w:right w:val="single" w:sz="2" w:space="4" w:color="FFFFFF"/>
                          </w:divBdr>
                          <w:divsChild>
                            <w:div w:id="1242763831">
                              <w:marLeft w:val="0"/>
                              <w:marRight w:val="0"/>
                              <w:marTop w:val="0"/>
                              <w:marBottom w:val="0"/>
                              <w:divBdr>
                                <w:top w:val="none" w:sz="0" w:space="0" w:color="auto"/>
                                <w:left w:val="none" w:sz="0" w:space="0" w:color="auto"/>
                                <w:bottom w:val="none" w:sz="0" w:space="0" w:color="auto"/>
                                <w:right w:val="none" w:sz="0" w:space="0" w:color="auto"/>
                              </w:divBdr>
                            </w:div>
                          </w:divsChild>
                        </w:div>
                        <w:div w:id="1328091000">
                          <w:marLeft w:val="0"/>
                          <w:marRight w:val="0"/>
                          <w:marTop w:val="0"/>
                          <w:marBottom w:val="0"/>
                          <w:divBdr>
                            <w:top w:val="single" w:sz="2" w:space="1" w:color="FFFFFF"/>
                            <w:left w:val="single" w:sz="2" w:space="11" w:color="FFFFFF"/>
                            <w:bottom w:val="single" w:sz="2" w:space="1" w:color="FFFFFF"/>
                            <w:right w:val="single" w:sz="2" w:space="4" w:color="FFFFFF"/>
                          </w:divBdr>
                          <w:divsChild>
                            <w:div w:id="136998004">
                              <w:marLeft w:val="0"/>
                              <w:marRight w:val="0"/>
                              <w:marTop w:val="0"/>
                              <w:marBottom w:val="0"/>
                              <w:divBdr>
                                <w:top w:val="none" w:sz="0" w:space="0" w:color="auto"/>
                                <w:left w:val="none" w:sz="0" w:space="0" w:color="auto"/>
                                <w:bottom w:val="none" w:sz="0" w:space="0" w:color="auto"/>
                                <w:right w:val="none" w:sz="0" w:space="0" w:color="auto"/>
                              </w:divBdr>
                            </w:div>
                          </w:divsChild>
                        </w:div>
                        <w:div w:id="1522359234">
                          <w:marLeft w:val="0"/>
                          <w:marRight w:val="0"/>
                          <w:marTop w:val="0"/>
                          <w:marBottom w:val="0"/>
                          <w:divBdr>
                            <w:top w:val="single" w:sz="2" w:space="1" w:color="FFFFFF"/>
                            <w:left w:val="single" w:sz="2" w:space="11" w:color="FFFFFF"/>
                            <w:bottom w:val="single" w:sz="2" w:space="1" w:color="FFFFFF"/>
                            <w:right w:val="single" w:sz="2" w:space="4" w:color="FFFFFF"/>
                          </w:divBdr>
                          <w:divsChild>
                            <w:div w:id="1436443087">
                              <w:marLeft w:val="0"/>
                              <w:marRight w:val="0"/>
                              <w:marTop w:val="0"/>
                              <w:marBottom w:val="0"/>
                              <w:divBdr>
                                <w:top w:val="none" w:sz="0" w:space="0" w:color="auto"/>
                                <w:left w:val="none" w:sz="0" w:space="0" w:color="auto"/>
                                <w:bottom w:val="none" w:sz="0" w:space="0" w:color="auto"/>
                                <w:right w:val="none" w:sz="0" w:space="0" w:color="auto"/>
                              </w:divBdr>
                            </w:div>
                          </w:divsChild>
                        </w:div>
                        <w:div w:id="1568419636">
                          <w:marLeft w:val="0"/>
                          <w:marRight w:val="0"/>
                          <w:marTop w:val="0"/>
                          <w:marBottom w:val="0"/>
                          <w:divBdr>
                            <w:top w:val="single" w:sz="2" w:space="1" w:color="FFFFFF"/>
                            <w:left w:val="single" w:sz="2" w:space="11" w:color="FFFFFF"/>
                            <w:bottom w:val="single" w:sz="2" w:space="1" w:color="FFFFFF"/>
                            <w:right w:val="single" w:sz="2" w:space="4" w:color="FFFFFF"/>
                          </w:divBdr>
                          <w:divsChild>
                            <w:div w:id="1875537803">
                              <w:marLeft w:val="0"/>
                              <w:marRight w:val="0"/>
                              <w:marTop w:val="0"/>
                              <w:marBottom w:val="0"/>
                              <w:divBdr>
                                <w:top w:val="none" w:sz="0" w:space="0" w:color="auto"/>
                                <w:left w:val="none" w:sz="0" w:space="0" w:color="auto"/>
                                <w:bottom w:val="none" w:sz="0" w:space="0" w:color="auto"/>
                                <w:right w:val="none" w:sz="0" w:space="0" w:color="auto"/>
                              </w:divBdr>
                            </w:div>
                          </w:divsChild>
                        </w:div>
                        <w:div w:id="1808934603">
                          <w:marLeft w:val="0"/>
                          <w:marRight w:val="0"/>
                          <w:marTop w:val="0"/>
                          <w:marBottom w:val="0"/>
                          <w:divBdr>
                            <w:top w:val="single" w:sz="2" w:space="1" w:color="FFFFFF"/>
                            <w:left w:val="single" w:sz="2" w:space="11" w:color="FFFFFF"/>
                            <w:bottom w:val="single" w:sz="2" w:space="1" w:color="FFFFFF"/>
                            <w:right w:val="single" w:sz="2" w:space="4" w:color="FFFFFF"/>
                          </w:divBdr>
                          <w:divsChild>
                            <w:div w:id="178068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4347819">
              <w:marLeft w:val="0"/>
              <w:marRight w:val="0"/>
              <w:marTop w:val="0"/>
              <w:marBottom w:val="300"/>
              <w:divBdr>
                <w:top w:val="none" w:sz="0" w:space="0" w:color="auto"/>
                <w:left w:val="none" w:sz="0" w:space="0" w:color="auto"/>
                <w:bottom w:val="none" w:sz="0" w:space="0" w:color="auto"/>
                <w:right w:val="none" w:sz="0" w:space="0" w:color="auto"/>
              </w:divBdr>
              <w:divsChild>
                <w:div w:id="1915897145">
                  <w:marLeft w:val="0"/>
                  <w:marRight w:val="0"/>
                  <w:marTop w:val="0"/>
                  <w:marBottom w:val="0"/>
                  <w:divBdr>
                    <w:top w:val="none" w:sz="0" w:space="0" w:color="auto"/>
                    <w:left w:val="none" w:sz="0" w:space="0" w:color="auto"/>
                    <w:bottom w:val="none" w:sz="0" w:space="0" w:color="auto"/>
                    <w:right w:val="none" w:sz="0" w:space="0" w:color="auto"/>
                  </w:divBdr>
                  <w:divsChild>
                    <w:div w:id="68430644">
                      <w:marLeft w:val="0"/>
                      <w:marRight w:val="0"/>
                      <w:marTop w:val="0"/>
                      <w:marBottom w:val="0"/>
                      <w:divBdr>
                        <w:top w:val="none" w:sz="0" w:space="0" w:color="auto"/>
                        <w:left w:val="none" w:sz="0" w:space="0" w:color="auto"/>
                        <w:bottom w:val="none" w:sz="0" w:space="0" w:color="auto"/>
                        <w:right w:val="none" w:sz="0" w:space="0" w:color="auto"/>
                      </w:divBdr>
                      <w:divsChild>
                        <w:div w:id="14384037">
                          <w:marLeft w:val="0"/>
                          <w:marRight w:val="0"/>
                          <w:marTop w:val="0"/>
                          <w:marBottom w:val="0"/>
                          <w:divBdr>
                            <w:top w:val="single" w:sz="2" w:space="1" w:color="FFFFFF"/>
                            <w:left w:val="single" w:sz="2" w:space="11" w:color="FFFFFF"/>
                            <w:bottom w:val="single" w:sz="2" w:space="4" w:color="FFFFFF"/>
                            <w:right w:val="single" w:sz="2" w:space="4" w:color="FFFFFF"/>
                          </w:divBdr>
                          <w:divsChild>
                            <w:div w:id="261186473">
                              <w:marLeft w:val="0"/>
                              <w:marRight w:val="0"/>
                              <w:marTop w:val="0"/>
                              <w:marBottom w:val="0"/>
                              <w:divBdr>
                                <w:top w:val="none" w:sz="0" w:space="0" w:color="auto"/>
                                <w:left w:val="none" w:sz="0" w:space="0" w:color="auto"/>
                                <w:bottom w:val="none" w:sz="0" w:space="0" w:color="auto"/>
                                <w:right w:val="none" w:sz="0" w:space="0" w:color="auto"/>
                              </w:divBdr>
                            </w:div>
                          </w:divsChild>
                        </w:div>
                        <w:div w:id="62719686">
                          <w:marLeft w:val="0"/>
                          <w:marRight w:val="0"/>
                          <w:marTop w:val="0"/>
                          <w:marBottom w:val="0"/>
                          <w:divBdr>
                            <w:top w:val="single" w:sz="2" w:space="1" w:color="FFFFFF"/>
                            <w:left w:val="single" w:sz="2" w:space="11" w:color="FFFFFF"/>
                            <w:bottom w:val="single" w:sz="2" w:space="1" w:color="FFFFFF"/>
                            <w:right w:val="single" w:sz="2" w:space="4" w:color="FFFFFF"/>
                          </w:divBdr>
                          <w:divsChild>
                            <w:div w:id="108934044">
                              <w:marLeft w:val="0"/>
                              <w:marRight w:val="0"/>
                              <w:marTop w:val="0"/>
                              <w:marBottom w:val="0"/>
                              <w:divBdr>
                                <w:top w:val="none" w:sz="0" w:space="0" w:color="auto"/>
                                <w:left w:val="none" w:sz="0" w:space="0" w:color="auto"/>
                                <w:bottom w:val="none" w:sz="0" w:space="0" w:color="auto"/>
                                <w:right w:val="none" w:sz="0" w:space="0" w:color="auto"/>
                              </w:divBdr>
                            </w:div>
                          </w:divsChild>
                        </w:div>
                        <w:div w:id="90784697">
                          <w:marLeft w:val="0"/>
                          <w:marRight w:val="0"/>
                          <w:marTop w:val="0"/>
                          <w:marBottom w:val="0"/>
                          <w:divBdr>
                            <w:top w:val="single" w:sz="2" w:space="1" w:color="FFFFFF"/>
                            <w:left w:val="single" w:sz="2" w:space="11" w:color="FFFFFF"/>
                            <w:bottom w:val="single" w:sz="2" w:space="1" w:color="FFFFFF"/>
                            <w:right w:val="single" w:sz="2" w:space="4" w:color="FFFFFF"/>
                          </w:divBdr>
                          <w:divsChild>
                            <w:div w:id="1728525746">
                              <w:marLeft w:val="0"/>
                              <w:marRight w:val="0"/>
                              <w:marTop w:val="0"/>
                              <w:marBottom w:val="0"/>
                              <w:divBdr>
                                <w:top w:val="none" w:sz="0" w:space="0" w:color="auto"/>
                                <w:left w:val="none" w:sz="0" w:space="0" w:color="auto"/>
                                <w:bottom w:val="none" w:sz="0" w:space="0" w:color="auto"/>
                                <w:right w:val="none" w:sz="0" w:space="0" w:color="auto"/>
                              </w:divBdr>
                            </w:div>
                          </w:divsChild>
                        </w:div>
                        <w:div w:id="187835023">
                          <w:marLeft w:val="0"/>
                          <w:marRight w:val="0"/>
                          <w:marTop w:val="0"/>
                          <w:marBottom w:val="0"/>
                          <w:divBdr>
                            <w:top w:val="single" w:sz="2" w:space="1" w:color="FFFFFF"/>
                            <w:left w:val="single" w:sz="2" w:space="11" w:color="FFFFFF"/>
                            <w:bottom w:val="single" w:sz="2" w:space="1" w:color="FFFFFF"/>
                            <w:right w:val="single" w:sz="2" w:space="4" w:color="FFFFFF"/>
                          </w:divBdr>
                          <w:divsChild>
                            <w:div w:id="10422843">
                              <w:marLeft w:val="0"/>
                              <w:marRight w:val="0"/>
                              <w:marTop w:val="0"/>
                              <w:marBottom w:val="0"/>
                              <w:divBdr>
                                <w:top w:val="none" w:sz="0" w:space="0" w:color="auto"/>
                                <w:left w:val="none" w:sz="0" w:space="0" w:color="auto"/>
                                <w:bottom w:val="none" w:sz="0" w:space="0" w:color="auto"/>
                                <w:right w:val="none" w:sz="0" w:space="0" w:color="auto"/>
                              </w:divBdr>
                            </w:div>
                          </w:divsChild>
                        </w:div>
                        <w:div w:id="199325931">
                          <w:marLeft w:val="0"/>
                          <w:marRight w:val="0"/>
                          <w:marTop w:val="0"/>
                          <w:marBottom w:val="0"/>
                          <w:divBdr>
                            <w:top w:val="single" w:sz="2" w:space="1" w:color="FFFFFF"/>
                            <w:left w:val="single" w:sz="2" w:space="11" w:color="FFFFFF"/>
                            <w:bottom w:val="single" w:sz="2" w:space="1" w:color="FFFFFF"/>
                            <w:right w:val="single" w:sz="2" w:space="4" w:color="FFFFFF"/>
                          </w:divBdr>
                          <w:divsChild>
                            <w:div w:id="1016880075">
                              <w:marLeft w:val="0"/>
                              <w:marRight w:val="0"/>
                              <w:marTop w:val="0"/>
                              <w:marBottom w:val="0"/>
                              <w:divBdr>
                                <w:top w:val="none" w:sz="0" w:space="0" w:color="auto"/>
                                <w:left w:val="none" w:sz="0" w:space="0" w:color="auto"/>
                                <w:bottom w:val="none" w:sz="0" w:space="0" w:color="auto"/>
                                <w:right w:val="none" w:sz="0" w:space="0" w:color="auto"/>
                              </w:divBdr>
                            </w:div>
                          </w:divsChild>
                        </w:div>
                        <w:div w:id="278924925">
                          <w:marLeft w:val="0"/>
                          <w:marRight w:val="0"/>
                          <w:marTop w:val="0"/>
                          <w:marBottom w:val="0"/>
                          <w:divBdr>
                            <w:top w:val="single" w:sz="2" w:space="1" w:color="FFFFFF"/>
                            <w:left w:val="single" w:sz="2" w:space="11" w:color="FFFFFF"/>
                            <w:bottom w:val="single" w:sz="2" w:space="1" w:color="FFFFFF"/>
                            <w:right w:val="single" w:sz="2" w:space="4" w:color="FFFFFF"/>
                          </w:divBdr>
                          <w:divsChild>
                            <w:div w:id="1561479380">
                              <w:marLeft w:val="0"/>
                              <w:marRight w:val="0"/>
                              <w:marTop w:val="0"/>
                              <w:marBottom w:val="0"/>
                              <w:divBdr>
                                <w:top w:val="none" w:sz="0" w:space="0" w:color="auto"/>
                                <w:left w:val="none" w:sz="0" w:space="0" w:color="auto"/>
                                <w:bottom w:val="none" w:sz="0" w:space="0" w:color="auto"/>
                                <w:right w:val="none" w:sz="0" w:space="0" w:color="auto"/>
                              </w:divBdr>
                            </w:div>
                          </w:divsChild>
                        </w:div>
                        <w:div w:id="329333327">
                          <w:marLeft w:val="0"/>
                          <w:marRight w:val="0"/>
                          <w:marTop w:val="0"/>
                          <w:marBottom w:val="0"/>
                          <w:divBdr>
                            <w:top w:val="single" w:sz="2" w:space="4" w:color="FFFFFF"/>
                            <w:left w:val="single" w:sz="2" w:space="11" w:color="FFFFFF"/>
                            <w:bottom w:val="single" w:sz="2" w:space="1" w:color="FFFFFF"/>
                            <w:right w:val="single" w:sz="2" w:space="4" w:color="FFFFFF"/>
                          </w:divBdr>
                          <w:divsChild>
                            <w:div w:id="1261524575">
                              <w:marLeft w:val="0"/>
                              <w:marRight w:val="0"/>
                              <w:marTop w:val="0"/>
                              <w:marBottom w:val="0"/>
                              <w:divBdr>
                                <w:top w:val="none" w:sz="0" w:space="0" w:color="auto"/>
                                <w:left w:val="none" w:sz="0" w:space="0" w:color="auto"/>
                                <w:bottom w:val="none" w:sz="0" w:space="0" w:color="auto"/>
                                <w:right w:val="none" w:sz="0" w:space="0" w:color="auto"/>
                              </w:divBdr>
                            </w:div>
                          </w:divsChild>
                        </w:div>
                        <w:div w:id="352414791">
                          <w:marLeft w:val="0"/>
                          <w:marRight w:val="0"/>
                          <w:marTop w:val="0"/>
                          <w:marBottom w:val="0"/>
                          <w:divBdr>
                            <w:top w:val="single" w:sz="2" w:space="1" w:color="FFFFFF"/>
                            <w:left w:val="single" w:sz="2" w:space="11" w:color="FFFFFF"/>
                            <w:bottom w:val="single" w:sz="2" w:space="1" w:color="FFFFFF"/>
                            <w:right w:val="single" w:sz="2" w:space="4" w:color="FFFFFF"/>
                          </w:divBdr>
                          <w:divsChild>
                            <w:div w:id="1993831476">
                              <w:marLeft w:val="0"/>
                              <w:marRight w:val="0"/>
                              <w:marTop w:val="0"/>
                              <w:marBottom w:val="0"/>
                              <w:divBdr>
                                <w:top w:val="none" w:sz="0" w:space="0" w:color="auto"/>
                                <w:left w:val="none" w:sz="0" w:space="0" w:color="auto"/>
                                <w:bottom w:val="none" w:sz="0" w:space="0" w:color="auto"/>
                                <w:right w:val="none" w:sz="0" w:space="0" w:color="auto"/>
                              </w:divBdr>
                            </w:div>
                          </w:divsChild>
                        </w:div>
                        <w:div w:id="505824914">
                          <w:marLeft w:val="0"/>
                          <w:marRight w:val="0"/>
                          <w:marTop w:val="0"/>
                          <w:marBottom w:val="0"/>
                          <w:divBdr>
                            <w:top w:val="single" w:sz="2" w:space="1" w:color="FFFFFF"/>
                            <w:left w:val="single" w:sz="2" w:space="11" w:color="FFFFFF"/>
                            <w:bottom w:val="single" w:sz="2" w:space="1" w:color="FFFFFF"/>
                            <w:right w:val="single" w:sz="2" w:space="4" w:color="FFFFFF"/>
                          </w:divBdr>
                          <w:divsChild>
                            <w:div w:id="537276086">
                              <w:marLeft w:val="0"/>
                              <w:marRight w:val="0"/>
                              <w:marTop w:val="0"/>
                              <w:marBottom w:val="0"/>
                              <w:divBdr>
                                <w:top w:val="none" w:sz="0" w:space="0" w:color="auto"/>
                                <w:left w:val="none" w:sz="0" w:space="0" w:color="auto"/>
                                <w:bottom w:val="none" w:sz="0" w:space="0" w:color="auto"/>
                                <w:right w:val="none" w:sz="0" w:space="0" w:color="auto"/>
                              </w:divBdr>
                            </w:div>
                          </w:divsChild>
                        </w:div>
                        <w:div w:id="632565856">
                          <w:marLeft w:val="0"/>
                          <w:marRight w:val="0"/>
                          <w:marTop w:val="0"/>
                          <w:marBottom w:val="0"/>
                          <w:divBdr>
                            <w:top w:val="single" w:sz="2" w:space="1" w:color="FFFFFF"/>
                            <w:left w:val="single" w:sz="2" w:space="11" w:color="FFFFFF"/>
                            <w:bottom w:val="single" w:sz="2" w:space="1" w:color="FFFFFF"/>
                            <w:right w:val="single" w:sz="2" w:space="4" w:color="FFFFFF"/>
                          </w:divBdr>
                          <w:divsChild>
                            <w:div w:id="688027631">
                              <w:marLeft w:val="0"/>
                              <w:marRight w:val="0"/>
                              <w:marTop w:val="0"/>
                              <w:marBottom w:val="0"/>
                              <w:divBdr>
                                <w:top w:val="none" w:sz="0" w:space="0" w:color="auto"/>
                                <w:left w:val="none" w:sz="0" w:space="0" w:color="auto"/>
                                <w:bottom w:val="none" w:sz="0" w:space="0" w:color="auto"/>
                                <w:right w:val="none" w:sz="0" w:space="0" w:color="auto"/>
                              </w:divBdr>
                            </w:div>
                          </w:divsChild>
                        </w:div>
                        <w:div w:id="710617414">
                          <w:marLeft w:val="0"/>
                          <w:marRight w:val="0"/>
                          <w:marTop w:val="0"/>
                          <w:marBottom w:val="0"/>
                          <w:divBdr>
                            <w:top w:val="single" w:sz="2" w:space="1" w:color="FFFFFF"/>
                            <w:left w:val="single" w:sz="2" w:space="11" w:color="FFFFFF"/>
                            <w:bottom w:val="single" w:sz="2" w:space="1" w:color="FFFFFF"/>
                            <w:right w:val="single" w:sz="2" w:space="4" w:color="FFFFFF"/>
                          </w:divBdr>
                          <w:divsChild>
                            <w:div w:id="967055199">
                              <w:marLeft w:val="0"/>
                              <w:marRight w:val="0"/>
                              <w:marTop w:val="0"/>
                              <w:marBottom w:val="0"/>
                              <w:divBdr>
                                <w:top w:val="none" w:sz="0" w:space="0" w:color="auto"/>
                                <w:left w:val="none" w:sz="0" w:space="0" w:color="auto"/>
                                <w:bottom w:val="none" w:sz="0" w:space="0" w:color="auto"/>
                                <w:right w:val="none" w:sz="0" w:space="0" w:color="auto"/>
                              </w:divBdr>
                            </w:div>
                          </w:divsChild>
                        </w:div>
                        <w:div w:id="791024056">
                          <w:marLeft w:val="0"/>
                          <w:marRight w:val="0"/>
                          <w:marTop w:val="0"/>
                          <w:marBottom w:val="0"/>
                          <w:divBdr>
                            <w:top w:val="single" w:sz="2" w:space="1" w:color="FFFFFF"/>
                            <w:left w:val="single" w:sz="2" w:space="11" w:color="FFFFFF"/>
                            <w:bottom w:val="single" w:sz="2" w:space="1" w:color="FFFFFF"/>
                            <w:right w:val="single" w:sz="2" w:space="4" w:color="FFFFFF"/>
                          </w:divBdr>
                          <w:divsChild>
                            <w:div w:id="541984690">
                              <w:marLeft w:val="0"/>
                              <w:marRight w:val="0"/>
                              <w:marTop w:val="0"/>
                              <w:marBottom w:val="0"/>
                              <w:divBdr>
                                <w:top w:val="none" w:sz="0" w:space="0" w:color="auto"/>
                                <w:left w:val="none" w:sz="0" w:space="0" w:color="auto"/>
                                <w:bottom w:val="none" w:sz="0" w:space="0" w:color="auto"/>
                                <w:right w:val="none" w:sz="0" w:space="0" w:color="auto"/>
                              </w:divBdr>
                            </w:div>
                          </w:divsChild>
                        </w:div>
                        <w:div w:id="940994348">
                          <w:marLeft w:val="0"/>
                          <w:marRight w:val="0"/>
                          <w:marTop w:val="0"/>
                          <w:marBottom w:val="0"/>
                          <w:divBdr>
                            <w:top w:val="single" w:sz="2" w:space="1" w:color="FFFFFF"/>
                            <w:left w:val="single" w:sz="2" w:space="11" w:color="FFFFFF"/>
                            <w:bottom w:val="single" w:sz="2" w:space="1" w:color="FFFFFF"/>
                            <w:right w:val="single" w:sz="2" w:space="4" w:color="FFFFFF"/>
                          </w:divBdr>
                          <w:divsChild>
                            <w:div w:id="581766913">
                              <w:marLeft w:val="0"/>
                              <w:marRight w:val="0"/>
                              <w:marTop w:val="0"/>
                              <w:marBottom w:val="0"/>
                              <w:divBdr>
                                <w:top w:val="none" w:sz="0" w:space="0" w:color="auto"/>
                                <w:left w:val="none" w:sz="0" w:space="0" w:color="auto"/>
                                <w:bottom w:val="none" w:sz="0" w:space="0" w:color="auto"/>
                                <w:right w:val="none" w:sz="0" w:space="0" w:color="auto"/>
                              </w:divBdr>
                            </w:div>
                          </w:divsChild>
                        </w:div>
                        <w:div w:id="1030381067">
                          <w:marLeft w:val="0"/>
                          <w:marRight w:val="0"/>
                          <w:marTop w:val="0"/>
                          <w:marBottom w:val="0"/>
                          <w:divBdr>
                            <w:top w:val="single" w:sz="2" w:space="1" w:color="FFFFFF"/>
                            <w:left w:val="single" w:sz="2" w:space="11" w:color="FFFFFF"/>
                            <w:bottom w:val="single" w:sz="2" w:space="1" w:color="FFFFFF"/>
                            <w:right w:val="single" w:sz="2" w:space="4" w:color="FFFFFF"/>
                          </w:divBdr>
                          <w:divsChild>
                            <w:div w:id="1811635622">
                              <w:marLeft w:val="0"/>
                              <w:marRight w:val="0"/>
                              <w:marTop w:val="0"/>
                              <w:marBottom w:val="0"/>
                              <w:divBdr>
                                <w:top w:val="none" w:sz="0" w:space="0" w:color="auto"/>
                                <w:left w:val="none" w:sz="0" w:space="0" w:color="auto"/>
                                <w:bottom w:val="none" w:sz="0" w:space="0" w:color="auto"/>
                                <w:right w:val="none" w:sz="0" w:space="0" w:color="auto"/>
                              </w:divBdr>
                            </w:div>
                          </w:divsChild>
                        </w:div>
                        <w:div w:id="1043597786">
                          <w:marLeft w:val="0"/>
                          <w:marRight w:val="0"/>
                          <w:marTop w:val="0"/>
                          <w:marBottom w:val="0"/>
                          <w:divBdr>
                            <w:top w:val="single" w:sz="2" w:space="1" w:color="FFFFFF"/>
                            <w:left w:val="single" w:sz="2" w:space="11" w:color="FFFFFF"/>
                            <w:bottom w:val="single" w:sz="2" w:space="1" w:color="FFFFFF"/>
                            <w:right w:val="single" w:sz="2" w:space="4" w:color="FFFFFF"/>
                          </w:divBdr>
                          <w:divsChild>
                            <w:div w:id="1764834089">
                              <w:marLeft w:val="0"/>
                              <w:marRight w:val="0"/>
                              <w:marTop w:val="0"/>
                              <w:marBottom w:val="0"/>
                              <w:divBdr>
                                <w:top w:val="none" w:sz="0" w:space="0" w:color="auto"/>
                                <w:left w:val="none" w:sz="0" w:space="0" w:color="auto"/>
                                <w:bottom w:val="none" w:sz="0" w:space="0" w:color="auto"/>
                                <w:right w:val="none" w:sz="0" w:space="0" w:color="auto"/>
                              </w:divBdr>
                            </w:div>
                          </w:divsChild>
                        </w:div>
                        <w:div w:id="1175072415">
                          <w:marLeft w:val="0"/>
                          <w:marRight w:val="0"/>
                          <w:marTop w:val="0"/>
                          <w:marBottom w:val="0"/>
                          <w:divBdr>
                            <w:top w:val="single" w:sz="2" w:space="1" w:color="FFFFFF"/>
                            <w:left w:val="single" w:sz="2" w:space="11" w:color="FFFFFF"/>
                            <w:bottom w:val="single" w:sz="2" w:space="1" w:color="FFFFFF"/>
                            <w:right w:val="single" w:sz="2" w:space="4" w:color="FFFFFF"/>
                          </w:divBdr>
                          <w:divsChild>
                            <w:div w:id="46733172">
                              <w:marLeft w:val="0"/>
                              <w:marRight w:val="0"/>
                              <w:marTop w:val="0"/>
                              <w:marBottom w:val="0"/>
                              <w:divBdr>
                                <w:top w:val="none" w:sz="0" w:space="0" w:color="auto"/>
                                <w:left w:val="none" w:sz="0" w:space="0" w:color="auto"/>
                                <w:bottom w:val="none" w:sz="0" w:space="0" w:color="auto"/>
                                <w:right w:val="none" w:sz="0" w:space="0" w:color="auto"/>
                              </w:divBdr>
                            </w:div>
                          </w:divsChild>
                        </w:div>
                        <w:div w:id="1326976732">
                          <w:marLeft w:val="0"/>
                          <w:marRight w:val="0"/>
                          <w:marTop w:val="0"/>
                          <w:marBottom w:val="0"/>
                          <w:divBdr>
                            <w:top w:val="single" w:sz="2" w:space="1" w:color="FFFFFF"/>
                            <w:left w:val="single" w:sz="2" w:space="11" w:color="FFFFFF"/>
                            <w:bottom w:val="single" w:sz="2" w:space="1" w:color="FFFFFF"/>
                            <w:right w:val="single" w:sz="2" w:space="4" w:color="FFFFFF"/>
                          </w:divBdr>
                          <w:divsChild>
                            <w:div w:id="2045712951">
                              <w:marLeft w:val="0"/>
                              <w:marRight w:val="0"/>
                              <w:marTop w:val="0"/>
                              <w:marBottom w:val="0"/>
                              <w:divBdr>
                                <w:top w:val="none" w:sz="0" w:space="0" w:color="auto"/>
                                <w:left w:val="none" w:sz="0" w:space="0" w:color="auto"/>
                                <w:bottom w:val="none" w:sz="0" w:space="0" w:color="auto"/>
                                <w:right w:val="none" w:sz="0" w:space="0" w:color="auto"/>
                              </w:divBdr>
                            </w:div>
                          </w:divsChild>
                        </w:div>
                        <w:div w:id="1497304263">
                          <w:marLeft w:val="0"/>
                          <w:marRight w:val="0"/>
                          <w:marTop w:val="0"/>
                          <w:marBottom w:val="0"/>
                          <w:divBdr>
                            <w:top w:val="single" w:sz="2" w:space="1" w:color="FFFFFF"/>
                            <w:left w:val="single" w:sz="2" w:space="11" w:color="FFFFFF"/>
                            <w:bottom w:val="single" w:sz="2" w:space="1" w:color="FFFFFF"/>
                            <w:right w:val="single" w:sz="2" w:space="4" w:color="FFFFFF"/>
                          </w:divBdr>
                          <w:divsChild>
                            <w:div w:id="2072727663">
                              <w:marLeft w:val="0"/>
                              <w:marRight w:val="0"/>
                              <w:marTop w:val="0"/>
                              <w:marBottom w:val="0"/>
                              <w:divBdr>
                                <w:top w:val="none" w:sz="0" w:space="0" w:color="auto"/>
                                <w:left w:val="none" w:sz="0" w:space="0" w:color="auto"/>
                                <w:bottom w:val="none" w:sz="0" w:space="0" w:color="auto"/>
                                <w:right w:val="none" w:sz="0" w:space="0" w:color="auto"/>
                              </w:divBdr>
                            </w:div>
                          </w:divsChild>
                        </w:div>
                        <w:div w:id="1564174152">
                          <w:marLeft w:val="0"/>
                          <w:marRight w:val="0"/>
                          <w:marTop w:val="0"/>
                          <w:marBottom w:val="0"/>
                          <w:divBdr>
                            <w:top w:val="single" w:sz="2" w:space="1" w:color="FFFFFF"/>
                            <w:left w:val="single" w:sz="2" w:space="11" w:color="FFFFFF"/>
                            <w:bottom w:val="single" w:sz="2" w:space="1" w:color="FFFFFF"/>
                            <w:right w:val="single" w:sz="2" w:space="4" w:color="FFFFFF"/>
                          </w:divBdr>
                          <w:divsChild>
                            <w:div w:id="1858501983">
                              <w:marLeft w:val="0"/>
                              <w:marRight w:val="0"/>
                              <w:marTop w:val="0"/>
                              <w:marBottom w:val="0"/>
                              <w:divBdr>
                                <w:top w:val="none" w:sz="0" w:space="0" w:color="auto"/>
                                <w:left w:val="none" w:sz="0" w:space="0" w:color="auto"/>
                                <w:bottom w:val="none" w:sz="0" w:space="0" w:color="auto"/>
                                <w:right w:val="none" w:sz="0" w:space="0" w:color="auto"/>
                              </w:divBdr>
                            </w:div>
                          </w:divsChild>
                        </w:div>
                        <w:div w:id="1738167216">
                          <w:marLeft w:val="0"/>
                          <w:marRight w:val="0"/>
                          <w:marTop w:val="0"/>
                          <w:marBottom w:val="0"/>
                          <w:divBdr>
                            <w:top w:val="single" w:sz="2" w:space="1" w:color="FFFFFF"/>
                            <w:left w:val="single" w:sz="2" w:space="11" w:color="FFFFFF"/>
                            <w:bottom w:val="single" w:sz="2" w:space="1" w:color="FFFFFF"/>
                            <w:right w:val="single" w:sz="2" w:space="4" w:color="FFFFFF"/>
                          </w:divBdr>
                          <w:divsChild>
                            <w:div w:id="2072537165">
                              <w:marLeft w:val="0"/>
                              <w:marRight w:val="0"/>
                              <w:marTop w:val="0"/>
                              <w:marBottom w:val="0"/>
                              <w:divBdr>
                                <w:top w:val="none" w:sz="0" w:space="0" w:color="auto"/>
                                <w:left w:val="none" w:sz="0" w:space="0" w:color="auto"/>
                                <w:bottom w:val="none" w:sz="0" w:space="0" w:color="auto"/>
                                <w:right w:val="none" w:sz="0" w:space="0" w:color="auto"/>
                              </w:divBdr>
                            </w:div>
                          </w:divsChild>
                        </w:div>
                        <w:div w:id="1770075794">
                          <w:marLeft w:val="0"/>
                          <w:marRight w:val="0"/>
                          <w:marTop w:val="0"/>
                          <w:marBottom w:val="0"/>
                          <w:divBdr>
                            <w:top w:val="single" w:sz="2" w:space="1" w:color="FFFFFF"/>
                            <w:left w:val="single" w:sz="2" w:space="11" w:color="FFFFFF"/>
                            <w:bottom w:val="single" w:sz="2" w:space="1" w:color="FFFFFF"/>
                            <w:right w:val="single" w:sz="2" w:space="4" w:color="FFFFFF"/>
                          </w:divBdr>
                          <w:divsChild>
                            <w:div w:id="1864056922">
                              <w:marLeft w:val="0"/>
                              <w:marRight w:val="0"/>
                              <w:marTop w:val="0"/>
                              <w:marBottom w:val="0"/>
                              <w:divBdr>
                                <w:top w:val="none" w:sz="0" w:space="0" w:color="auto"/>
                                <w:left w:val="none" w:sz="0" w:space="0" w:color="auto"/>
                                <w:bottom w:val="none" w:sz="0" w:space="0" w:color="auto"/>
                                <w:right w:val="none" w:sz="0" w:space="0" w:color="auto"/>
                              </w:divBdr>
                            </w:div>
                          </w:divsChild>
                        </w:div>
                        <w:div w:id="1793938906">
                          <w:marLeft w:val="0"/>
                          <w:marRight w:val="0"/>
                          <w:marTop w:val="0"/>
                          <w:marBottom w:val="0"/>
                          <w:divBdr>
                            <w:top w:val="single" w:sz="2" w:space="1" w:color="FFFFFF"/>
                            <w:left w:val="single" w:sz="2" w:space="11" w:color="FFFFFF"/>
                            <w:bottom w:val="single" w:sz="2" w:space="1" w:color="FFFFFF"/>
                            <w:right w:val="single" w:sz="2" w:space="4" w:color="FFFFFF"/>
                          </w:divBdr>
                          <w:divsChild>
                            <w:div w:id="1707947441">
                              <w:marLeft w:val="0"/>
                              <w:marRight w:val="0"/>
                              <w:marTop w:val="0"/>
                              <w:marBottom w:val="0"/>
                              <w:divBdr>
                                <w:top w:val="none" w:sz="0" w:space="0" w:color="auto"/>
                                <w:left w:val="none" w:sz="0" w:space="0" w:color="auto"/>
                                <w:bottom w:val="none" w:sz="0" w:space="0" w:color="auto"/>
                                <w:right w:val="none" w:sz="0" w:space="0" w:color="auto"/>
                              </w:divBdr>
                            </w:div>
                          </w:divsChild>
                        </w:div>
                        <w:div w:id="1797411735">
                          <w:marLeft w:val="0"/>
                          <w:marRight w:val="0"/>
                          <w:marTop w:val="0"/>
                          <w:marBottom w:val="0"/>
                          <w:divBdr>
                            <w:top w:val="single" w:sz="2" w:space="1" w:color="FFFFFF"/>
                            <w:left w:val="single" w:sz="2" w:space="11" w:color="FFFFFF"/>
                            <w:bottom w:val="single" w:sz="2" w:space="1" w:color="FFFFFF"/>
                            <w:right w:val="single" w:sz="2" w:space="4" w:color="FFFFFF"/>
                          </w:divBdr>
                          <w:divsChild>
                            <w:div w:id="188300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8828186">
              <w:marLeft w:val="0"/>
              <w:marRight w:val="0"/>
              <w:marTop w:val="0"/>
              <w:marBottom w:val="0"/>
              <w:divBdr>
                <w:top w:val="none" w:sz="0" w:space="0" w:color="auto"/>
                <w:left w:val="none" w:sz="0" w:space="0" w:color="auto"/>
                <w:bottom w:val="none" w:sz="0" w:space="0" w:color="auto"/>
                <w:right w:val="none" w:sz="0" w:space="0" w:color="auto"/>
              </w:divBdr>
              <w:divsChild>
                <w:div w:id="697463468">
                  <w:marLeft w:val="0"/>
                  <w:marRight w:val="0"/>
                  <w:marTop w:val="0"/>
                  <w:marBottom w:val="0"/>
                  <w:divBdr>
                    <w:top w:val="none" w:sz="0" w:space="0" w:color="auto"/>
                    <w:left w:val="none" w:sz="0" w:space="0" w:color="auto"/>
                    <w:bottom w:val="none" w:sz="0" w:space="0" w:color="auto"/>
                    <w:right w:val="none" w:sz="0" w:space="0" w:color="auto"/>
                  </w:divBdr>
                </w:div>
              </w:divsChild>
            </w:div>
            <w:div w:id="1522549353">
              <w:marLeft w:val="0"/>
              <w:marRight w:val="0"/>
              <w:marTop w:val="0"/>
              <w:marBottom w:val="0"/>
              <w:divBdr>
                <w:top w:val="none" w:sz="0" w:space="0" w:color="auto"/>
                <w:left w:val="none" w:sz="0" w:space="0" w:color="auto"/>
                <w:bottom w:val="none" w:sz="0" w:space="0" w:color="auto"/>
                <w:right w:val="none" w:sz="0" w:space="0" w:color="auto"/>
              </w:divBdr>
              <w:divsChild>
                <w:div w:id="1160584103">
                  <w:marLeft w:val="0"/>
                  <w:marRight w:val="0"/>
                  <w:marTop w:val="0"/>
                  <w:marBottom w:val="0"/>
                  <w:divBdr>
                    <w:top w:val="none" w:sz="0" w:space="0" w:color="auto"/>
                    <w:left w:val="none" w:sz="0" w:space="0" w:color="auto"/>
                    <w:bottom w:val="none" w:sz="0" w:space="0" w:color="auto"/>
                    <w:right w:val="none" w:sz="0" w:space="0" w:color="auto"/>
                  </w:divBdr>
                </w:div>
              </w:divsChild>
            </w:div>
            <w:div w:id="1611546456">
              <w:marLeft w:val="0"/>
              <w:marRight w:val="0"/>
              <w:marTop w:val="0"/>
              <w:marBottom w:val="300"/>
              <w:divBdr>
                <w:top w:val="none" w:sz="0" w:space="0" w:color="auto"/>
                <w:left w:val="none" w:sz="0" w:space="0" w:color="auto"/>
                <w:bottom w:val="none" w:sz="0" w:space="0" w:color="auto"/>
                <w:right w:val="none" w:sz="0" w:space="0" w:color="auto"/>
              </w:divBdr>
              <w:divsChild>
                <w:div w:id="1566795522">
                  <w:marLeft w:val="0"/>
                  <w:marRight w:val="0"/>
                  <w:marTop w:val="0"/>
                  <w:marBottom w:val="0"/>
                  <w:divBdr>
                    <w:top w:val="none" w:sz="0" w:space="0" w:color="auto"/>
                    <w:left w:val="none" w:sz="0" w:space="0" w:color="auto"/>
                    <w:bottom w:val="none" w:sz="0" w:space="0" w:color="auto"/>
                    <w:right w:val="none" w:sz="0" w:space="0" w:color="auto"/>
                  </w:divBdr>
                  <w:divsChild>
                    <w:div w:id="195777057">
                      <w:marLeft w:val="0"/>
                      <w:marRight w:val="0"/>
                      <w:marTop w:val="0"/>
                      <w:marBottom w:val="0"/>
                      <w:divBdr>
                        <w:top w:val="none" w:sz="0" w:space="0" w:color="auto"/>
                        <w:left w:val="none" w:sz="0" w:space="0" w:color="auto"/>
                        <w:bottom w:val="none" w:sz="0" w:space="0" w:color="auto"/>
                        <w:right w:val="none" w:sz="0" w:space="0" w:color="auto"/>
                      </w:divBdr>
                      <w:divsChild>
                        <w:div w:id="10249">
                          <w:marLeft w:val="0"/>
                          <w:marRight w:val="0"/>
                          <w:marTop w:val="0"/>
                          <w:marBottom w:val="0"/>
                          <w:divBdr>
                            <w:top w:val="single" w:sz="2" w:space="1" w:color="FFFFFF"/>
                            <w:left w:val="single" w:sz="2" w:space="11" w:color="FFFFFF"/>
                            <w:bottom w:val="single" w:sz="2" w:space="1" w:color="FFFFFF"/>
                            <w:right w:val="single" w:sz="2" w:space="4" w:color="FFFFFF"/>
                          </w:divBdr>
                          <w:divsChild>
                            <w:div w:id="1190218730">
                              <w:marLeft w:val="0"/>
                              <w:marRight w:val="0"/>
                              <w:marTop w:val="0"/>
                              <w:marBottom w:val="0"/>
                              <w:divBdr>
                                <w:top w:val="none" w:sz="0" w:space="0" w:color="auto"/>
                                <w:left w:val="none" w:sz="0" w:space="0" w:color="auto"/>
                                <w:bottom w:val="none" w:sz="0" w:space="0" w:color="auto"/>
                                <w:right w:val="none" w:sz="0" w:space="0" w:color="auto"/>
                              </w:divBdr>
                            </w:div>
                          </w:divsChild>
                        </w:div>
                        <w:div w:id="63528577">
                          <w:marLeft w:val="0"/>
                          <w:marRight w:val="0"/>
                          <w:marTop w:val="0"/>
                          <w:marBottom w:val="0"/>
                          <w:divBdr>
                            <w:top w:val="single" w:sz="2" w:space="1" w:color="FFFFFF"/>
                            <w:left w:val="single" w:sz="2" w:space="11" w:color="FFFFFF"/>
                            <w:bottom w:val="single" w:sz="2" w:space="1" w:color="FFFFFF"/>
                            <w:right w:val="single" w:sz="2" w:space="4" w:color="FFFFFF"/>
                          </w:divBdr>
                          <w:divsChild>
                            <w:div w:id="1626741321">
                              <w:marLeft w:val="0"/>
                              <w:marRight w:val="0"/>
                              <w:marTop w:val="0"/>
                              <w:marBottom w:val="0"/>
                              <w:divBdr>
                                <w:top w:val="none" w:sz="0" w:space="0" w:color="auto"/>
                                <w:left w:val="none" w:sz="0" w:space="0" w:color="auto"/>
                                <w:bottom w:val="none" w:sz="0" w:space="0" w:color="auto"/>
                                <w:right w:val="none" w:sz="0" w:space="0" w:color="auto"/>
                              </w:divBdr>
                            </w:div>
                          </w:divsChild>
                        </w:div>
                        <w:div w:id="80104611">
                          <w:marLeft w:val="0"/>
                          <w:marRight w:val="0"/>
                          <w:marTop w:val="0"/>
                          <w:marBottom w:val="0"/>
                          <w:divBdr>
                            <w:top w:val="single" w:sz="2" w:space="1" w:color="FFFFFF"/>
                            <w:left w:val="single" w:sz="2" w:space="11" w:color="FFFFFF"/>
                            <w:bottom w:val="single" w:sz="2" w:space="1" w:color="FFFFFF"/>
                            <w:right w:val="single" w:sz="2" w:space="4" w:color="FFFFFF"/>
                          </w:divBdr>
                          <w:divsChild>
                            <w:div w:id="1648244303">
                              <w:marLeft w:val="0"/>
                              <w:marRight w:val="0"/>
                              <w:marTop w:val="0"/>
                              <w:marBottom w:val="0"/>
                              <w:divBdr>
                                <w:top w:val="none" w:sz="0" w:space="0" w:color="auto"/>
                                <w:left w:val="none" w:sz="0" w:space="0" w:color="auto"/>
                                <w:bottom w:val="none" w:sz="0" w:space="0" w:color="auto"/>
                                <w:right w:val="none" w:sz="0" w:space="0" w:color="auto"/>
                              </w:divBdr>
                            </w:div>
                          </w:divsChild>
                        </w:div>
                        <w:div w:id="236332145">
                          <w:marLeft w:val="0"/>
                          <w:marRight w:val="0"/>
                          <w:marTop w:val="0"/>
                          <w:marBottom w:val="0"/>
                          <w:divBdr>
                            <w:top w:val="single" w:sz="2" w:space="1" w:color="FFFFFF"/>
                            <w:left w:val="single" w:sz="2" w:space="11" w:color="FFFFFF"/>
                            <w:bottom w:val="single" w:sz="2" w:space="1" w:color="FFFFFF"/>
                            <w:right w:val="single" w:sz="2" w:space="4" w:color="FFFFFF"/>
                          </w:divBdr>
                          <w:divsChild>
                            <w:div w:id="296761161">
                              <w:marLeft w:val="0"/>
                              <w:marRight w:val="0"/>
                              <w:marTop w:val="0"/>
                              <w:marBottom w:val="0"/>
                              <w:divBdr>
                                <w:top w:val="none" w:sz="0" w:space="0" w:color="auto"/>
                                <w:left w:val="none" w:sz="0" w:space="0" w:color="auto"/>
                                <w:bottom w:val="none" w:sz="0" w:space="0" w:color="auto"/>
                                <w:right w:val="none" w:sz="0" w:space="0" w:color="auto"/>
                              </w:divBdr>
                            </w:div>
                          </w:divsChild>
                        </w:div>
                        <w:div w:id="245188947">
                          <w:marLeft w:val="0"/>
                          <w:marRight w:val="0"/>
                          <w:marTop w:val="0"/>
                          <w:marBottom w:val="0"/>
                          <w:divBdr>
                            <w:top w:val="single" w:sz="2" w:space="1" w:color="FFFFFF"/>
                            <w:left w:val="single" w:sz="2" w:space="11" w:color="FFFFFF"/>
                            <w:bottom w:val="single" w:sz="2" w:space="4" w:color="FFFFFF"/>
                            <w:right w:val="single" w:sz="2" w:space="4" w:color="FFFFFF"/>
                          </w:divBdr>
                          <w:divsChild>
                            <w:div w:id="405806386">
                              <w:marLeft w:val="0"/>
                              <w:marRight w:val="0"/>
                              <w:marTop w:val="0"/>
                              <w:marBottom w:val="0"/>
                              <w:divBdr>
                                <w:top w:val="none" w:sz="0" w:space="0" w:color="auto"/>
                                <w:left w:val="none" w:sz="0" w:space="0" w:color="auto"/>
                                <w:bottom w:val="none" w:sz="0" w:space="0" w:color="auto"/>
                                <w:right w:val="none" w:sz="0" w:space="0" w:color="auto"/>
                              </w:divBdr>
                            </w:div>
                          </w:divsChild>
                        </w:div>
                        <w:div w:id="301927931">
                          <w:marLeft w:val="0"/>
                          <w:marRight w:val="0"/>
                          <w:marTop w:val="0"/>
                          <w:marBottom w:val="0"/>
                          <w:divBdr>
                            <w:top w:val="single" w:sz="2" w:space="1" w:color="FFFFFF"/>
                            <w:left w:val="single" w:sz="2" w:space="11" w:color="FFFFFF"/>
                            <w:bottom w:val="single" w:sz="2" w:space="1" w:color="FFFFFF"/>
                            <w:right w:val="single" w:sz="2" w:space="4" w:color="FFFFFF"/>
                          </w:divBdr>
                          <w:divsChild>
                            <w:div w:id="949775031">
                              <w:marLeft w:val="0"/>
                              <w:marRight w:val="0"/>
                              <w:marTop w:val="0"/>
                              <w:marBottom w:val="0"/>
                              <w:divBdr>
                                <w:top w:val="none" w:sz="0" w:space="0" w:color="auto"/>
                                <w:left w:val="none" w:sz="0" w:space="0" w:color="auto"/>
                                <w:bottom w:val="none" w:sz="0" w:space="0" w:color="auto"/>
                                <w:right w:val="none" w:sz="0" w:space="0" w:color="auto"/>
                              </w:divBdr>
                            </w:div>
                          </w:divsChild>
                        </w:div>
                        <w:div w:id="395472293">
                          <w:marLeft w:val="0"/>
                          <w:marRight w:val="0"/>
                          <w:marTop w:val="0"/>
                          <w:marBottom w:val="0"/>
                          <w:divBdr>
                            <w:top w:val="single" w:sz="2" w:space="1" w:color="FFFFFF"/>
                            <w:left w:val="single" w:sz="2" w:space="11" w:color="FFFFFF"/>
                            <w:bottom w:val="single" w:sz="2" w:space="1" w:color="FFFFFF"/>
                            <w:right w:val="single" w:sz="2" w:space="4" w:color="FFFFFF"/>
                          </w:divBdr>
                          <w:divsChild>
                            <w:div w:id="483469969">
                              <w:marLeft w:val="0"/>
                              <w:marRight w:val="0"/>
                              <w:marTop w:val="0"/>
                              <w:marBottom w:val="0"/>
                              <w:divBdr>
                                <w:top w:val="none" w:sz="0" w:space="0" w:color="auto"/>
                                <w:left w:val="none" w:sz="0" w:space="0" w:color="auto"/>
                                <w:bottom w:val="none" w:sz="0" w:space="0" w:color="auto"/>
                                <w:right w:val="none" w:sz="0" w:space="0" w:color="auto"/>
                              </w:divBdr>
                            </w:div>
                          </w:divsChild>
                        </w:div>
                        <w:div w:id="423768327">
                          <w:marLeft w:val="0"/>
                          <w:marRight w:val="0"/>
                          <w:marTop w:val="0"/>
                          <w:marBottom w:val="0"/>
                          <w:divBdr>
                            <w:top w:val="single" w:sz="2" w:space="1" w:color="FFFFFF"/>
                            <w:left w:val="single" w:sz="2" w:space="11" w:color="FFFFFF"/>
                            <w:bottom w:val="single" w:sz="2" w:space="1" w:color="FFFFFF"/>
                            <w:right w:val="single" w:sz="2" w:space="4" w:color="FFFFFF"/>
                          </w:divBdr>
                          <w:divsChild>
                            <w:div w:id="2118715096">
                              <w:marLeft w:val="0"/>
                              <w:marRight w:val="0"/>
                              <w:marTop w:val="0"/>
                              <w:marBottom w:val="0"/>
                              <w:divBdr>
                                <w:top w:val="none" w:sz="0" w:space="0" w:color="auto"/>
                                <w:left w:val="none" w:sz="0" w:space="0" w:color="auto"/>
                                <w:bottom w:val="none" w:sz="0" w:space="0" w:color="auto"/>
                                <w:right w:val="none" w:sz="0" w:space="0" w:color="auto"/>
                              </w:divBdr>
                            </w:div>
                          </w:divsChild>
                        </w:div>
                        <w:div w:id="586424735">
                          <w:marLeft w:val="0"/>
                          <w:marRight w:val="0"/>
                          <w:marTop w:val="0"/>
                          <w:marBottom w:val="0"/>
                          <w:divBdr>
                            <w:top w:val="single" w:sz="2" w:space="1" w:color="FFFFFF"/>
                            <w:left w:val="single" w:sz="2" w:space="11" w:color="FFFFFF"/>
                            <w:bottom w:val="single" w:sz="2" w:space="1" w:color="FFFFFF"/>
                            <w:right w:val="single" w:sz="2" w:space="4" w:color="FFFFFF"/>
                          </w:divBdr>
                          <w:divsChild>
                            <w:div w:id="100422716">
                              <w:marLeft w:val="0"/>
                              <w:marRight w:val="0"/>
                              <w:marTop w:val="0"/>
                              <w:marBottom w:val="0"/>
                              <w:divBdr>
                                <w:top w:val="none" w:sz="0" w:space="0" w:color="auto"/>
                                <w:left w:val="none" w:sz="0" w:space="0" w:color="auto"/>
                                <w:bottom w:val="none" w:sz="0" w:space="0" w:color="auto"/>
                                <w:right w:val="none" w:sz="0" w:space="0" w:color="auto"/>
                              </w:divBdr>
                            </w:div>
                          </w:divsChild>
                        </w:div>
                        <w:div w:id="632105518">
                          <w:marLeft w:val="0"/>
                          <w:marRight w:val="0"/>
                          <w:marTop w:val="0"/>
                          <w:marBottom w:val="0"/>
                          <w:divBdr>
                            <w:top w:val="single" w:sz="2" w:space="4" w:color="FFFFFF"/>
                            <w:left w:val="single" w:sz="2" w:space="11" w:color="FFFFFF"/>
                            <w:bottom w:val="single" w:sz="2" w:space="1" w:color="FFFFFF"/>
                            <w:right w:val="single" w:sz="2" w:space="4" w:color="FFFFFF"/>
                          </w:divBdr>
                          <w:divsChild>
                            <w:div w:id="1351684228">
                              <w:marLeft w:val="0"/>
                              <w:marRight w:val="0"/>
                              <w:marTop w:val="0"/>
                              <w:marBottom w:val="0"/>
                              <w:divBdr>
                                <w:top w:val="none" w:sz="0" w:space="0" w:color="auto"/>
                                <w:left w:val="none" w:sz="0" w:space="0" w:color="auto"/>
                                <w:bottom w:val="none" w:sz="0" w:space="0" w:color="auto"/>
                                <w:right w:val="none" w:sz="0" w:space="0" w:color="auto"/>
                              </w:divBdr>
                            </w:div>
                          </w:divsChild>
                        </w:div>
                        <w:div w:id="709108036">
                          <w:marLeft w:val="0"/>
                          <w:marRight w:val="0"/>
                          <w:marTop w:val="0"/>
                          <w:marBottom w:val="0"/>
                          <w:divBdr>
                            <w:top w:val="single" w:sz="2" w:space="1" w:color="FFFFFF"/>
                            <w:left w:val="single" w:sz="2" w:space="11" w:color="FFFFFF"/>
                            <w:bottom w:val="single" w:sz="2" w:space="1" w:color="FFFFFF"/>
                            <w:right w:val="single" w:sz="2" w:space="4" w:color="FFFFFF"/>
                          </w:divBdr>
                          <w:divsChild>
                            <w:div w:id="1824855443">
                              <w:marLeft w:val="0"/>
                              <w:marRight w:val="0"/>
                              <w:marTop w:val="0"/>
                              <w:marBottom w:val="0"/>
                              <w:divBdr>
                                <w:top w:val="none" w:sz="0" w:space="0" w:color="auto"/>
                                <w:left w:val="none" w:sz="0" w:space="0" w:color="auto"/>
                                <w:bottom w:val="none" w:sz="0" w:space="0" w:color="auto"/>
                                <w:right w:val="none" w:sz="0" w:space="0" w:color="auto"/>
                              </w:divBdr>
                            </w:div>
                          </w:divsChild>
                        </w:div>
                        <w:div w:id="744185399">
                          <w:marLeft w:val="0"/>
                          <w:marRight w:val="0"/>
                          <w:marTop w:val="0"/>
                          <w:marBottom w:val="0"/>
                          <w:divBdr>
                            <w:top w:val="single" w:sz="2" w:space="1" w:color="FFFFFF"/>
                            <w:left w:val="single" w:sz="2" w:space="11" w:color="FFFFFF"/>
                            <w:bottom w:val="single" w:sz="2" w:space="1" w:color="FFFFFF"/>
                            <w:right w:val="single" w:sz="2" w:space="4" w:color="FFFFFF"/>
                          </w:divBdr>
                          <w:divsChild>
                            <w:div w:id="2090693451">
                              <w:marLeft w:val="0"/>
                              <w:marRight w:val="0"/>
                              <w:marTop w:val="0"/>
                              <w:marBottom w:val="0"/>
                              <w:divBdr>
                                <w:top w:val="none" w:sz="0" w:space="0" w:color="auto"/>
                                <w:left w:val="none" w:sz="0" w:space="0" w:color="auto"/>
                                <w:bottom w:val="none" w:sz="0" w:space="0" w:color="auto"/>
                                <w:right w:val="none" w:sz="0" w:space="0" w:color="auto"/>
                              </w:divBdr>
                            </w:div>
                          </w:divsChild>
                        </w:div>
                        <w:div w:id="758722317">
                          <w:marLeft w:val="0"/>
                          <w:marRight w:val="0"/>
                          <w:marTop w:val="0"/>
                          <w:marBottom w:val="0"/>
                          <w:divBdr>
                            <w:top w:val="single" w:sz="2" w:space="1" w:color="FFFFFF"/>
                            <w:left w:val="single" w:sz="2" w:space="11" w:color="FFFFFF"/>
                            <w:bottom w:val="single" w:sz="2" w:space="1" w:color="FFFFFF"/>
                            <w:right w:val="single" w:sz="2" w:space="4" w:color="FFFFFF"/>
                          </w:divBdr>
                          <w:divsChild>
                            <w:div w:id="1709530650">
                              <w:marLeft w:val="0"/>
                              <w:marRight w:val="0"/>
                              <w:marTop w:val="0"/>
                              <w:marBottom w:val="0"/>
                              <w:divBdr>
                                <w:top w:val="none" w:sz="0" w:space="0" w:color="auto"/>
                                <w:left w:val="none" w:sz="0" w:space="0" w:color="auto"/>
                                <w:bottom w:val="none" w:sz="0" w:space="0" w:color="auto"/>
                                <w:right w:val="none" w:sz="0" w:space="0" w:color="auto"/>
                              </w:divBdr>
                            </w:div>
                          </w:divsChild>
                        </w:div>
                        <w:div w:id="1239710295">
                          <w:marLeft w:val="0"/>
                          <w:marRight w:val="0"/>
                          <w:marTop w:val="0"/>
                          <w:marBottom w:val="0"/>
                          <w:divBdr>
                            <w:top w:val="single" w:sz="2" w:space="1" w:color="FFFFFF"/>
                            <w:left w:val="single" w:sz="2" w:space="11" w:color="FFFFFF"/>
                            <w:bottom w:val="single" w:sz="2" w:space="1" w:color="FFFFFF"/>
                            <w:right w:val="single" w:sz="2" w:space="4" w:color="FFFFFF"/>
                          </w:divBdr>
                          <w:divsChild>
                            <w:div w:id="1258757334">
                              <w:marLeft w:val="0"/>
                              <w:marRight w:val="0"/>
                              <w:marTop w:val="0"/>
                              <w:marBottom w:val="0"/>
                              <w:divBdr>
                                <w:top w:val="none" w:sz="0" w:space="0" w:color="auto"/>
                                <w:left w:val="none" w:sz="0" w:space="0" w:color="auto"/>
                                <w:bottom w:val="none" w:sz="0" w:space="0" w:color="auto"/>
                                <w:right w:val="none" w:sz="0" w:space="0" w:color="auto"/>
                              </w:divBdr>
                            </w:div>
                          </w:divsChild>
                        </w:div>
                        <w:div w:id="1308558350">
                          <w:marLeft w:val="0"/>
                          <w:marRight w:val="0"/>
                          <w:marTop w:val="0"/>
                          <w:marBottom w:val="0"/>
                          <w:divBdr>
                            <w:top w:val="single" w:sz="2" w:space="1" w:color="FFFFFF"/>
                            <w:left w:val="single" w:sz="2" w:space="11" w:color="FFFFFF"/>
                            <w:bottom w:val="single" w:sz="2" w:space="1" w:color="FFFFFF"/>
                            <w:right w:val="single" w:sz="2" w:space="4" w:color="FFFFFF"/>
                          </w:divBdr>
                          <w:divsChild>
                            <w:div w:id="1773167728">
                              <w:marLeft w:val="0"/>
                              <w:marRight w:val="0"/>
                              <w:marTop w:val="0"/>
                              <w:marBottom w:val="0"/>
                              <w:divBdr>
                                <w:top w:val="none" w:sz="0" w:space="0" w:color="auto"/>
                                <w:left w:val="none" w:sz="0" w:space="0" w:color="auto"/>
                                <w:bottom w:val="none" w:sz="0" w:space="0" w:color="auto"/>
                                <w:right w:val="none" w:sz="0" w:space="0" w:color="auto"/>
                              </w:divBdr>
                            </w:div>
                          </w:divsChild>
                        </w:div>
                        <w:div w:id="1394696952">
                          <w:marLeft w:val="0"/>
                          <w:marRight w:val="0"/>
                          <w:marTop w:val="0"/>
                          <w:marBottom w:val="0"/>
                          <w:divBdr>
                            <w:top w:val="single" w:sz="2" w:space="1" w:color="FFFFFF"/>
                            <w:left w:val="single" w:sz="2" w:space="11" w:color="FFFFFF"/>
                            <w:bottom w:val="single" w:sz="2" w:space="1" w:color="FFFFFF"/>
                            <w:right w:val="single" w:sz="2" w:space="4" w:color="FFFFFF"/>
                          </w:divBdr>
                          <w:divsChild>
                            <w:div w:id="1743215491">
                              <w:marLeft w:val="0"/>
                              <w:marRight w:val="0"/>
                              <w:marTop w:val="0"/>
                              <w:marBottom w:val="0"/>
                              <w:divBdr>
                                <w:top w:val="none" w:sz="0" w:space="0" w:color="auto"/>
                                <w:left w:val="none" w:sz="0" w:space="0" w:color="auto"/>
                                <w:bottom w:val="none" w:sz="0" w:space="0" w:color="auto"/>
                                <w:right w:val="none" w:sz="0" w:space="0" w:color="auto"/>
                              </w:divBdr>
                            </w:div>
                          </w:divsChild>
                        </w:div>
                        <w:div w:id="1410737519">
                          <w:marLeft w:val="0"/>
                          <w:marRight w:val="0"/>
                          <w:marTop w:val="0"/>
                          <w:marBottom w:val="0"/>
                          <w:divBdr>
                            <w:top w:val="single" w:sz="2" w:space="1" w:color="FFFFFF"/>
                            <w:left w:val="single" w:sz="2" w:space="11" w:color="FFFFFF"/>
                            <w:bottom w:val="single" w:sz="2" w:space="1" w:color="FFFFFF"/>
                            <w:right w:val="single" w:sz="2" w:space="4" w:color="FFFFFF"/>
                          </w:divBdr>
                          <w:divsChild>
                            <w:div w:id="236401236">
                              <w:marLeft w:val="0"/>
                              <w:marRight w:val="0"/>
                              <w:marTop w:val="0"/>
                              <w:marBottom w:val="0"/>
                              <w:divBdr>
                                <w:top w:val="none" w:sz="0" w:space="0" w:color="auto"/>
                                <w:left w:val="none" w:sz="0" w:space="0" w:color="auto"/>
                                <w:bottom w:val="none" w:sz="0" w:space="0" w:color="auto"/>
                                <w:right w:val="none" w:sz="0" w:space="0" w:color="auto"/>
                              </w:divBdr>
                            </w:div>
                          </w:divsChild>
                        </w:div>
                        <w:div w:id="1606813319">
                          <w:marLeft w:val="0"/>
                          <w:marRight w:val="0"/>
                          <w:marTop w:val="0"/>
                          <w:marBottom w:val="0"/>
                          <w:divBdr>
                            <w:top w:val="single" w:sz="2" w:space="1" w:color="FFFFFF"/>
                            <w:left w:val="single" w:sz="2" w:space="11" w:color="FFFFFF"/>
                            <w:bottom w:val="single" w:sz="2" w:space="1" w:color="FFFFFF"/>
                            <w:right w:val="single" w:sz="2" w:space="4" w:color="FFFFFF"/>
                          </w:divBdr>
                          <w:divsChild>
                            <w:div w:id="310139766">
                              <w:marLeft w:val="0"/>
                              <w:marRight w:val="0"/>
                              <w:marTop w:val="0"/>
                              <w:marBottom w:val="0"/>
                              <w:divBdr>
                                <w:top w:val="none" w:sz="0" w:space="0" w:color="auto"/>
                                <w:left w:val="none" w:sz="0" w:space="0" w:color="auto"/>
                                <w:bottom w:val="none" w:sz="0" w:space="0" w:color="auto"/>
                                <w:right w:val="none" w:sz="0" w:space="0" w:color="auto"/>
                              </w:divBdr>
                            </w:div>
                          </w:divsChild>
                        </w:div>
                        <w:div w:id="1686249003">
                          <w:marLeft w:val="0"/>
                          <w:marRight w:val="0"/>
                          <w:marTop w:val="0"/>
                          <w:marBottom w:val="0"/>
                          <w:divBdr>
                            <w:top w:val="single" w:sz="2" w:space="1" w:color="FFFFFF"/>
                            <w:left w:val="single" w:sz="2" w:space="11" w:color="FFFFFF"/>
                            <w:bottom w:val="single" w:sz="2" w:space="1" w:color="FFFFFF"/>
                            <w:right w:val="single" w:sz="2" w:space="4" w:color="FFFFFF"/>
                          </w:divBdr>
                          <w:divsChild>
                            <w:div w:id="1580940572">
                              <w:marLeft w:val="0"/>
                              <w:marRight w:val="0"/>
                              <w:marTop w:val="0"/>
                              <w:marBottom w:val="0"/>
                              <w:divBdr>
                                <w:top w:val="none" w:sz="0" w:space="0" w:color="auto"/>
                                <w:left w:val="none" w:sz="0" w:space="0" w:color="auto"/>
                                <w:bottom w:val="none" w:sz="0" w:space="0" w:color="auto"/>
                                <w:right w:val="none" w:sz="0" w:space="0" w:color="auto"/>
                              </w:divBdr>
                            </w:div>
                          </w:divsChild>
                        </w:div>
                        <w:div w:id="1697391095">
                          <w:marLeft w:val="0"/>
                          <w:marRight w:val="0"/>
                          <w:marTop w:val="0"/>
                          <w:marBottom w:val="0"/>
                          <w:divBdr>
                            <w:top w:val="single" w:sz="2" w:space="1" w:color="FFFFFF"/>
                            <w:left w:val="single" w:sz="2" w:space="11" w:color="FFFFFF"/>
                            <w:bottom w:val="single" w:sz="2" w:space="1" w:color="FFFFFF"/>
                            <w:right w:val="single" w:sz="2" w:space="4" w:color="FFFFFF"/>
                          </w:divBdr>
                          <w:divsChild>
                            <w:div w:id="119079488">
                              <w:marLeft w:val="0"/>
                              <w:marRight w:val="0"/>
                              <w:marTop w:val="0"/>
                              <w:marBottom w:val="0"/>
                              <w:divBdr>
                                <w:top w:val="none" w:sz="0" w:space="0" w:color="auto"/>
                                <w:left w:val="none" w:sz="0" w:space="0" w:color="auto"/>
                                <w:bottom w:val="none" w:sz="0" w:space="0" w:color="auto"/>
                                <w:right w:val="none" w:sz="0" w:space="0" w:color="auto"/>
                              </w:divBdr>
                            </w:div>
                          </w:divsChild>
                        </w:div>
                        <w:div w:id="1717510542">
                          <w:marLeft w:val="0"/>
                          <w:marRight w:val="0"/>
                          <w:marTop w:val="0"/>
                          <w:marBottom w:val="0"/>
                          <w:divBdr>
                            <w:top w:val="single" w:sz="2" w:space="1" w:color="FFFFFF"/>
                            <w:left w:val="single" w:sz="2" w:space="11" w:color="FFFFFF"/>
                            <w:bottom w:val="single" w:sz="2" w:space="1" w:color="FFFFFF"/>
                            <w:right w:val="single" w:sz="2" w:space="4" w:color="FFFFFF"/>
                          </w:divBdr>
                          <w:divsChild>
                            <w:div w:id="923955107">
                              <w:marLeft w:val="0"/>
                              <w:marRight w:val="0"/>
                              <w:marTop w:val="0"/>
                              <w:marBottom w:val="0"/>
                              <w:divBdr>
                                <w:top w:val="none" w:sz="0" w:space="0" w:color="auto"/>
                                <w:left w:val="none" w:sz="0" w:space="0" w:color="auto"/>
                                <w:bottom w:val="none" w:sz="0" w:space="0" w:color="auto"/>
                                <w:right w:val="none" w:sz="0" w:space="0" w:color="auto"/>
                              </w:divBdr>
                            </w:div>
                          </w:divsChild>
                        </w:div>
                        <w:div w:id="1739858438">
                          <w:marLeft w:val="0"/>
                          <w:marRight w:val="0"/>
                          <w:marTop w:val="0"/>
                          <w:marBottom w:val="0"/>
                          <w:divBdr>
                            <w:top w:val="single" w:sz="2" w:space="1" w:color="FFFFFF"/>
                            <w:left w:val="single" w:sz="2" w:space="11" w:color="FFFFFF"/>
                            <w:bottom w:val="single" w:sz="2" w:space="1" w:color="FFFFFF"/>
                            <w:right w:val="single" w:sz="2" w:space="4" w:color="FFFFFF"/>
                          </w:divBdr>
                          <w:divsChild>
                            <w:div w:id="1380395467">
                              <w:marLeft w:val="0"/>
                              <w:marRight w:val="0"/>
                              <w:marTop w:val="0"/>
                              <w:marBottom w:val="0"/>
                              <w:divBdr>
                                <w:top w:val="none" w:sz="0" w:space="0" w:color="auto"/>
                                <w:left w:val="none" w:sz="0" w:space="0" w:color="auto"/>
                                <w:bottom w:val="none" w:sz="0" w:space="0" w:color="auto"/>
                                <w:right w:val="none" w:sz="0" w:space="0" w:color="auto"/>
                              </w:divBdr>
                            </w:div>
                          </w:divsChild>
                        </w:div>
                        <w:div w:id="1820927369">
                          <w:marLeft w:val="0"/>
                          <w:marRight w:val="0"/>
                          <w:marTop w:val="0"/>
                          <w:marBottom w:val="0"/>
                          <w:divBdr>
                            <w:top w:val="single" w:sz="2" w:space="1" w:color="FFFFFF"/>
                            <w:left w:val="single" w:sz="2" w:space="11" w:color="FFFFFF"/>
                            <w:bottom w:val="single" w:sz="2" w:space="1" w:color="FFFFFF"/>
                            <w:right w:val="single" w:sz="2" w:space="4" w:color="FFFFFF"/>
                          </w:divBdr>
                          <w:divsChild>
                            <w:div w:id="783962064">
                              <w:marLeft w:val="0"/>
                              <w:marRight w:val="0"/>
                              <w:marTop w:val="0"/>
                              <w:marBottom w:val="0"/>
                              <w:divBdr>
                                <w:top w:val="none" w:sz="0" w:space="0" w:color="auto"/>
                                <w:left w:val="none" w:sz="0" w:space="0" w:color="auto"/>
                                <w:bottom w:val="none" w:sz="0" w:space="0" w:color="auto"/>
                                <w:right w:val="none" w:sz="0" w:space="0" w:color="auto"/>
                              </w:divBdr>
                            </w:div>
                          </w:divsChild>
                        </w:div>
                        <w:div w:id="1823614566">
                          <w:marLeft w:val="0"/>
                          <w:marRight w:val="0"/>
                          <w:marTop w:val="0"/>
                          <w:marBottom w:val="0"/>
                          <w:divBdr>
                            <w:top w:val="single" w:sz="2" w:space="1" w:color="FFFFFF"/>
                            <w:left w:val="single" w:sz="2" w:space="11" w:color="FFFFFF"/>
                            <w:bottom w:val="single" w:sz="2" w:space="1" w:color="FFFFFF"/>
                            <w:right w:val="single" w:sz="2" w:space="4" w:color="FFFFFF"/>
                          </w:divBdr>
                          <w:divsChild>
                            <w:div w:id="576747698">
                              <w:marLeft w:val="0"/>
                              <w:marRight w:val="0"/>
                              <w:marTop w:val="0"/>
                              <w:marBottom w:val="0"/>
                              <w:divBdr>
                                <w:top w:val="none" w:sz="0" w:space="0" w:color="auto"/>
                                <w:left w:val="none" w:sz="0" w:space="0" w:color="auto"/>
                                <w:bottom w:val="none" w:sz="0" w:space="0" w:color="auto"/>
                                <w:right w:val="none" w:sz="0" w:space="0" w:color="auto"/>
                              </w:divBdr>
                            </w:div>
                          </w:divsChild>
                        </w:div>
                        <w:div w:id="2076312130">
                          <w:marLeft w:val="0"/>
                          <w:marRight w:val="0"/>
                          <w:marTop w:val="0"/>
                          <w:marBottom w:val="0"/>
                          <w:divBdr>
                            <w:top w:val="single" w:sz="2" w:space="1" w:color="FFFFFF"/>
                            <w:left w:val="single" w:sz="2" w:space="11" w:color="FFFFFF"/>
                            <w:bottom w:val="single" w:sz="2" w:space="1" w:color="FFFFFF"/>
                            <w:right w:val="single" w:sz="2" w:space="4" w:color="FFFFFF"/>
                          </w:divBdr>
                          <w:divsChild>
                            <w:div w:id="146623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4991903">
              <w:marLeft w:val="0"/>
              <w:marRight w:val="0"/>
              <w:marTop w:val="0"/>
              <w:marBottom w:val="300"/>
              <w:divBdr>
                <w:top w:val="none" w:sz="0" w:space="0" w:color="auto"/>
                <w:left w:val="none" w:sz="0" w:space="0" w:color="auto"/>
                <w:bottom w:val="none" w:sz="0" w:space="0" w:color="auto"/>
                <w:right w:val="none" w:sz="0" w:space="0" w:color="auto"/>
              </w:divBdr>
              <w:divsChild>
                <w:div w:id="928462424">
                  <w:marLeft w:val="0"/>
                  <w:marRight w:val="0"/>
                  <w:marTop w:val="0"/>
                  <w:marBottom w:val="0"/>
                  <w:divBdr>
                    <w:top w:val="none" w:sz="0" w:space="0" w:color="auto"/>
                    <w:left w:val="none" w:sz="0" w:space="0" w:color="auto"/>
                    <w:bottom w:val="none" w:sz="0" w:space="0" w:color="auto"/>
                    <w:right w:val="none" w:sz="0" w:space="0" w:color="auto"/>
                  </w:divBdr>
                  <w:divsChild>
                    <w:div w:id="606277574">
                      <w:marLeft w:val="0"/>
                      <w:marRight w:val="0"/>
                      <w:marTop w:val="0"/>
                      <w:marBottom w:val="0"/>
                      <w:divBdr>
                        <w:top w:val="none" w:sz="0" w:space="0" w:color="auto"/>
                        <w:left w:val="none" w:sz="0" w:space="0" w:color="auto"/>
                        <w:bottom w:val="none" w:sz="0" w:space="0" w:color="auto"/>
                        <w:right w:val="none" w:sz="0" w:space="0" w:color="auto"/>
                      </w:divBdr>
                      <w:divsChild>
                        <w:div w:id="83839272">
                          <w:marLeft w:val="0"/>
                          <w:marRight w:val="0"/>
                          <w:marTop w:val="0"/>
                          <w:marBottom w:val="0"/>
                          <w:divBdr>
                            <w:top w:val="single" w:sz="2" w:space="1" w:color="FFFFFF"/>
                            <w:left w:val="single" w:sz="2" w:space="11" w:color="FFFFFF"/>
                            <w:bottom w:val="single" w:sz="2" w:space="1" w:color="FFFFFF"/>
                            <w:right w:val="single" w:sz="2" w:space="4" w:color="FFFFFF"/>
                          </w:divBdr>
                          <w:divsChild>
                            <w:div w:id="1701467903">
                              <w:marLeft w:val="0"/>
                              <w:marRight w:val="0"/>
                              <w:marTop w:val="0"/>
                              <w:marBottom w:val="0"/>
                              <w:divBdr>
                                <w:top w:val="none" w:sz="0" w:space="0" w:color="auto"/>
                                <w:left w:val="none" w:sz="0" w:space="0" w:color="auto"/>
                                <w:bottom w:val="none" w:sz="0" w:space="0" w:color="auto"/>
                                <w:right w:val="none" w:sz="0" w:space="0" w:color="auto"/>
                              </w:divBdr>
                            </w:div>
                          </w:divsChild>
                        </w:div>
                        <w:div w:id="105320325">
                          <w:marLeft w:val="0"/>
                          <w:marRight w:val="0"/>
                          <w:marTop w:val="0"/>
                          <w:marBottom w:val="0"/>
                          <w:divBdr>
                            <w:top w:val="single" w:sz="2" w:space="1" w:color="FFFFFF"/>
                            <w:left w:val="single" w:sz="2" w:space="11" w:color="FFFFFF"/>
                            <w:bottom w:val="single" w:sz="2" w:space="1" w:color="FFFFFF"/>
                            <w:right w:val="single" w:sz="2" w:space="4" w:color="FFFFFF"/>
                          </w:divBdr>
                          <w:divsChild>
                            <w:div w:id="392892581">
                              <w:marLeft w:val="0"/>
                              <w:marRight w:val="0"/>
                              <w:marTop w:val="0"/>
                              <w:marBottom w:val="0"/>
                              <w:divBdr>
                                <w:top w:val="none" w:sz="0" w:space="0" w:color="auto"/>
                                <w:left w:val="none" w:sz="0" w:space="0" w:color="auto"/>
                                <w:bottom w:val="none" w:sz="0" w:space="0" w:color="auto"/>
                                <w:right w:val="none" w:sz="0" w:space="0" w:color="auto"/>
                              </w:divBdr>
                            </w:div>
                          </w:divsChild>
                        </w:div>
                        <w:div w:id="285740320">
                          <w:marLeft w:val="0"/>
                          <w:marRight w:val="0"/>
                          <w:marTop w:val="0"/>
                          <w:marBottom w:val="0"/>
                          <w:divBdr>
                            <w:top w:val="single" w:sz="2" w:space="1" w:color="FFFFFF"/>
                            <w:left w:val="single" w:sz="2" w:space="11" w:color="FFFFFF"/>
                            <w:bottom w:val="single" w:sz="2" w:space="1" w:color="FFFFFF"/>
                            <w:right w:val="single" w:sz="2" w:space="4" w:color="FFFFFF"/>
                          </w:divBdr>
                          <w:divsChild>
                            <w:div w:id="1956330978">
                              <w:marLeft w:val="0"/>
                              <w:marRight w:val="0"/>
                              <w:marTop w:val="0"/>
                              <w:marBottom w:val="0"/>
                              <w:divBdr>
                                <w:top w:val="none" w:sz="0" w:space="0" w:color="auto"/>
                                <w:left w:val="none" w:sz="0" w:space="0" w:color="auto"/>
                                <w:bottom w:val="none" w:sz="0" w:space="0" w:color="auto"/>
                                <w:right w:val="none" w:sz="0" w:space="0" w:color="auto"/>
                              </w:divBdr>
                            </w:div>
                          </w:divsChild>
                        </w:div>
                        <w:div w:id="325977736">
                          <w:marLeft w:val="0"/>
                          <w:marRight w:val="0"/>
                          <w:marTop w:val="0"/>
                          <w:marBottom w:val="0"/>
                          <w:divBdr>
                            <w:top w:val="single" w:sz="2" w:space="1" w:color="FFFFFF"/>
                            <w:left w:val="single" w:sz="2" w:space="11" w:color="FFFFFF"/>
                            <w:bottom w:val="single" w:sz="2" w:space="1" w:color="FFFFFF"/>
                            <w:right w:val="single" w:sz="2" w:space="4" w:color="FFFFFF"/>
                          </w:divBdr>
                          <w:divsChild>
                            <w:div w:id="1300644636">
                              <w:marLeft w:val="0"/>
                              <w:marRight w:val="0"/>
                              <w:marTop w:val="0"/>
                              <w:marBottom w:val="0"/>
                              <w:divBdr>
                                <w:top w:val="none" w:sz="0" w:space="0" w:color="auto"/>
                                <w:left w:val="none" w:sz="0" w:space="0" w:color="auto"/>
                                <w:bottom w:val="none" w:sz="0" w:space="0" w:color="auto"/>
                                <w:right w:val="none" w:sz="0" w:space="0" w:color="auto"/>
                              </w:divBdr>
                            </w:div>
                          </w:divsChild>
                        </w:div>
                        <w:div w:id="370036849">
                          <w:marLeft w:val="0"/>
                          <w:marRight w:val="0"/>
                          <w:marTop w:val="0"/>
                          <w:marBottom w:val="0"/>
                          <w:divBdr>
                            <w:top w:val="single" w:sz="2" w:space="1" w:color="FFFFFF"/>
                            <w:left w:val="single" w:sz="2" w:space="11" w:color="FFFFFF"/>
                            <w:bottom w:val="single" w:sz="2" w:space="1" w:color="FFFFFF"/>
                            <w:right w:val="single" w:sz="2" w:space="4" w:color="FFFFFF"/>
                          </w:divBdr>
                          <w:divsChild>
                            <w:div w:id="129593566">
                              <w:marLeft w:val="0"/>
                              <w:marRight w:val="0"/>
                              <w:marTop w:val="0"/>
                              <w:marBottom w:val="0"/>
                              <w:divBdr>
                                <w:top w:val="none" w:sz="0" w:space="0" w:color="auto"/>
                                <w:left w:val="none" w:sz="0" w:space="0" w:color="auto"/>
                                <w:bottom w:val="none" w:sz="0" w:space="0" w:color="auto"/>
                                <w:right w:val="none" w:sz="0" w:space="0" w:color="auto"/>
                              </w:divBdr>
                            </w:div>
                          </w:divsChild>
                        </w:div>
                        <w:div w:id="390622244">
                          <w:marLeft w:val="0"/>
                          <w:marRight w:val="0"/>
                          <w:marTop w:val="0"/>
                          <w:marBottom w:val="0"/>
                          <w:divBdr>
                            <w:top w:val="single" w:sz="2" w:space="1" w:color="FFFFFF"/>
                            <w:left w:val="single" w:sz="2" w:space="11" w:color="FFFFFF"/>
                            <w:bottom w:val="single" w:sz="2" w:space="1" w:color="FFFFFF"/>
                            <w:right w:val="single" w:sz="2" w:space="4" w:color="FFFFFF"/>
                          </w:divBdr>
                          <w:divsChild>
                            <w:div w:id="672416046">
                              <w:marLeft w:val="0"/>
                              <w:marRight w:val="0"/>
                              <w:marTop w:val="0"/>
                              <w:marBottom w:val="0"/>
                              <w:divBdr>
                                <w:top w:val="none" w:sz="0" w:space="0" w:color="auto"/>
                                <w:left w:val="none" w:sz="0" w:space="0" w:color="auto"/>
                                <w:bottom w:val="none" w:sz="0" w:space="0" w:color="auto"/>
                                <w:right w:val="none" w:sz="0" w:space="0" w:color="auto"/>
                              </w:divBdr>
                            </w:div>
                          </w:divsChild>
                        </w:div>
                        <w:div w:id="428082261">
                          <w:marLeft w:val="0"/>
                          <w:marRight w:val="0"/>
                          <w:marTop w:val="0"/>
                          <w:marBottom w:val="0"/>
                          <w:divBdr>
                            <w:top w:val="single" w:sz="2" w:space="1" w:color="FFFFFF"/>
                            <w:left w:val="single" w:sz="2" w:space="11" w:color="FFFFFF"/>
                            <w:bottom w:val="single" w:sz="2" w:space="1" w:color="FFFFFF"/>
                            <w:right w:val="single" w:sz="2" w:space="4" w:color="FFFFFF"/>
                          </w:divBdr>
                          <w:divsChild>
                            <w:div w:id="190151396">
                              <w:marLeft w:val="0"/>
                              <w:marRight w:val="0"/>
                              <w:marTop w:val="0"/>
                              <w:marBottom w:val="0"/>
                              <w:divBdr>
                                <w:top w:val="none" w:sz="0" w:space="0" w:color="auto"/>
                                <w:left w:val="none" w:sz="0" w:space="0" w:color="auto"/>
                                <w:bottom w:val="none" w:sz="0" w:space="0" w:color="auto"/>
                                <w:right w:val="none" w:sz="0" w:space="0" w:color="auto"/>
                              </w:divBdr>
                            </w:div>
                          </w:divsChild>
                        </w:div>
                        <w:div w:id="613945717">
                          <w:marLeft w:val="0"/>
                          <w:marRight w:val="0"/>
                          <w:marTop w:val="0"/>
                          <w:marBottom w:val="0"/>
                          <w:divBdr>
                            <w:top w:val="single" w:sz="2" w:space="4" w:color="FFFFFF"/>
                            <w:left w:val="single" w:sz="2" w:space="11" w:color="FFFFFF"/>
                            <w:bottom w:val="single" w:sz="2" w:space="1" w:color="FFFFFF"/>
                            <w:right w:val="single" w:sz="2" w:space="4" w:color="FFFFFF"/>
                          </w:divBdr>
                          <w:divsChild>
                            <w:div w:id="1773626222">
                              <w:marLeft w:val="0"/>
                              <w:marRight w:val="0"/>
                              <w:marTop w:val="0"/>
                              <w:marBottom w:val="0"/>
                              <w:divBdr>
                                <w:top w:val="none" w:sz="0" w:space="0" w:color="auto"/>
                                <w:left w:val="none" w:sz="0" w:space="0" w:color="auto"/>
                                <w:bottom w:val="none" w:sz="0" w:space="0" w:color="auto"/>
                                <w:right w:val="none" w:sz="0" w:space="0" w:color="auto"/>
                              </w:divBdr>
                            </w:div>
                          </w:divsChild>
                        </w:div>
                        <w:div w:id="658195572">
                          <w:marLeft w:val="0"/>
                          <w:marRight w:val="0"/>
                          <w:marTop w:val="0"/>
                          <w:marBottom w:val="0"/>
                          <w:divBdr>
                            <w:top w:val="single" w:sz="2" w:space="1" w:color="FFFFFF"/>
                            <w:left w:val="single" w:sz="2" w:space="11" w:color="FFFFFF"/>
                            <w:bottom w:val="single" w:sz="2" w:space="1" w:color="FFFFFF"/>
                            <w:right w:val="single" w:sz="2" w:space="4" w:color="FFFFFF"/>
                          </w:divBdr>
                          <w:divsChild>
                            <w:div w:id="936865010">
                              <w:marLeft w:val="0"/>
                              <w:marRight w:val="0"/>
                              <w:marTop w:val="0"/>
                              <w:marBottom w:val="0"/>
                              <w:divBdr>
                                <w:top w:val="none" w:sz="0" w:space="0" w:color="auto"/>
                                <w:left w:val="none" w:sz="0" w:space="0" w:color="auto"/>
                                <w:bottom w:val="none" w:sz="0" w:space="0" w:color="auto"/>
                                <w:right w:val="none" w:sz="0" w:space="0" w:color="auto"/>
                              </w:divBdr>
                            </w:div>
                          </w:divsChild>
                        </w:div>
                        <w:div w:id="739836061">
                          <w:marLeft w:val="0"/>
                          <w:marRight w:val="0"/>
                          <w:marTop w:val="0"/>
                          <w:marBottom w:val="0"/>
                          <w:divBdr>
                            <w:top w:val="single" w:sz="2" w:space="1" w:color="FFFFFF"/>
                            <w:left w:val="single" w:sz="2" w:space="11" w:color="FFFFFF"/>
                            <w:bottom w:val="single" w:sz="2" w:space="1" w:color="FFFFFF"/>
                            <w:right w:val="single" w:sz="2" w:space="4" w:color="FFFFFF"/>
                          </w:divBdr>
                          <w:divsChild>
                            <w:div w:id="895626748">
                              <w:marLeft w:val="0"/>
                              <w:marRight w:val="0"/>
                              <w:marTop w:val="0"/>
                              <w:marBottom w:val="0"/>
                              <w:divBdr>
                                <w:top w:val="none" w:sz="0" w:space="0" w:color="auto"/>
                                <w:left w:val="none" w:sz="0" w:space="0" w:color="auto"/>
                                <w:bottom w:val="none" w:sz="0" w:space="0" w:color="auto"/>
                                <w:right w:val="none" w:sz="0" w:space="0" w:color="auto"/>
                              </w:divBdr>
                            </w:div>
                          </w:divsChild>
                        </w:div>
                        <w:div w:id="816799859">
                          <w:marLeft w:val="0"/>
                          <w:marRight w:val="0"/>
                          <w:marTop w:val="0"/>
                          <w:marBottom w:val="0"/>
                          <w:divBdr>
                            <w:top w:val="single" w:sz="2" w:space="1" w:color="FFFFFF"/>
                            <w:left w:val="single" w:sz="2" w:space="11" w:color="FFFFFF"/>
                            <w:bottom w:val="single" w:sz="2" w:space="1" w:color="FFFFFF"/>
                            <w:right w:val="single" w:sz="2" w:space="4" w:color="FFFFFF"/>
                          </w:divBdr>
                          <w:divsChild>
                            <w:div w:id="331641849">
                              <w:marLeft w:val="0"/>
                              <w:marRight w:val="0"/>
                              <w:marTop w:val="0"/>
                              <w:marBottom w:val="0"/>
                              <w:divBdr>
                                <w:top w:val="none" w:sz="0" w:space="0" w:color="auto"/>
                                <w:left w:val="none" w:sz="0" w:space="0" w:color="auto"/>
                                <w:bottom w:val="none" w:sz="0" w:space="0" w:color="auto"/>
                                <w:right w:val="none" w:sz="0" w:space="0" w:color="auto"/>
                              </w:divBdr>
                            </w:div>
                          </w:divsChild>
                        </w:div>
                        <w:div w:id="876702004">
                          <w:marLeft w:val="0"/>
                          <w:marRight w:val="0"/>
                          <w:marTop w:val="0"/>
                          <w:marBottom w:val="0"/>
                          <w:divBdr>
                            <w:top w:val="single" w:sz="2" w:space="1" w:color="FFFFFF"/>
                            <w:left w:val="single" w:sz="2" w:space="11" w:color="FFFFFF"/>
                            <w:bottom w:val="single" w:sz="2" w:space="1" w:color="FFFFFF"/>
                            <w:right w:val="single" w:sz="2" w:space="4" w:color="FFFFFF"/>
                          </w:divBdr>
                          <w:divsChild>
                            <w:div w:id="891846092">
                              <w:marLeft w:val="0"/>
                              <w:marRight w:val="0"/>
                              <w:marTop w:val="0"/>
                              <w:marBottom w:val="0"/>
                              <w:divBdr>
                                <w:top w:val="none" w:sz="0" w:space="0" w:color="auto"/>
                                <w:left w:val="none" w:sz="0" w:space="0" w:color="auto"/>
                                <w:bottom w:val="none" w:sz="0" w:space="0" w:color="auto"/>
                                <w:right w:val="none" w:sz="0" w:space="0" w:color="auto"/>
                              </w:divBdr>
                            </w:div>
                          </w:divsChild>
                        </w:div>
                        <w:div w:id="897281183">
                          <w:marLeft w:val="0"/>
                          <w:marRight w:val="0"/>
                          <w:marTop w:val="0"/>
                          <w:marBottom w:val="0"/>
                          <w:divBdr>
                            <w:top w:val="single" w:sz="2" w:space="1" w:color="FFFFFF"/>
                            <w:left w:val="single" w:sz="2" w:space="11" w:color="FFFFFF"/>
                            <w:bottom w:val="single" w:sz="2" w:space="1" w:color="FFFFFF"/>
                            <w:right w:val="single" w:sz="2" w:space="4" w:color="FFFFFF"/>
                          </w:divBdr>
                          <w:divsChild>
                            <w:div w:id="2042587368">
                              <w:marLeft w:val="0"/>
                              <w:marRight w:val="0"/>
                              <w:marTop w:val="0"/>
                              <w:marBottom w:val="0"/>
                              <w:divBdr>
                                <w:top w:val="none" w:sz="0" w:space="0" w:color="auto"/>
                                <w:left w:val="none" w:sz="0" w:space="0" w:color="auto"/>
                                <w:bottom w:val="none" w:sz="0" w:space="0" w:color="auto"/>
                                <w:right w:val="none" w:sz="0" w:space="0" w:color="auto"/>
                              </w:divBdr>
                            </w:div>
                          </w:divsChild>
                        </w:div>
                        <w:div w:id="939803193">
                          <w:marLeft w:val="0"/>
                          <w:marRight w:val="0"/>
                          <w:marTop w:val="0"/>
                          <w:marBottom w:val="0"/>
                          <w:divBdr>
                            <w:top w:val="single" w:sz="2" w:space="1" w:color="FFFFFF"/>
                            <w:left w:val="single" w:sz="2" w:space="11" w:color="FFFFFF"/>
                            <w:bottom w:val="single" w:sz="2" w:space="1" w:color="FFFFFF"/>
                            <w:right w:val="single" w:sz="2" w:space="4" w:color="FFFFFF"/>
                          </w:divBdr>
                          <w:divsChild>
                            <w:div w:id="1054157158">
                              <w:marLeft w:val="0"/>
                              <w:marRight w:val="0"/>
                              <w:marTop w:val="0"/>
                              <w:marBottom w:val="0"/>
                              <w:divBdr>
                                <w:top w:val="none" w:sz="0" w:space="0" w:color="auto"/>
                                <w:left w:val="none" w:sz="0" w:space="0" w:color="auto"/>
                                <w:bottom w:val="none" w:sz="0" w:space="0" w:color="auto"/>
                                <w:right w:val="none" w:sz="0" w:space="0" w:color="auto"/>
                              </w:divBdr>
                            </w:div>
                          </w:divsChild>
                        </w:div>
                        <w:div w:id="961301185">
                          <w:marLeft w:val="0"/>
                          <w:marRight w:val="0"/>
                          <w:marTop w:val="0"/>
                          <w:marBottom w:val="0"/>
                          <w:divBdr>
                            <w:top w:val="single" w:sz="2" w:space="1" w:color="FFFFFF"/>
                            <w:left w:val="single" w:sz="2" w:space="11" w:color="FFFFFF"/>
                            <w:bottom w:val="single" w:sz="2" w:space="1" w:color="FFFFFF"/>
                            <w:right w:val="single" w:sz="2" w:space="4" w:color="FFFFFF"/>
                          </w:divBdr>
                          <w:divsChild>
                            <w:div w:id="423887904">
                              <w:marLeft w:val="0"/>
                              <w:marRight w:val="0"/>
                              <w:marTop w:val="0"/>
                              <w:marBottom w:val="0"/>
                              <w:divBdr>
                                <w:top w:val="none" w:sz="0" w:space="0" w:color="auto"/>
                                <w:left w:val="none" w:sz="0" w:space="0" w:color="auto"/>
                                <w:bottom w:val="none" w:sz="0" w:space="0" w:color="auto"/>
                                <w:right w:val="none" w:sz="0" w:space="0" w:color="auto"/>
                              </w:divBdr>
                            </w:div>
                          </w:divsChild>
                        </w:div>
                        <w:div w:id="971210690">
                          <w:marLeft w:val="0"/>
                          <w:marRight w:val="0"/>
                          <w:marTop w:val="0"/>
                          <w:marBottom w:val="0"/>
                          <w:divBdr>
                            <w:top w:val="single" w:sz="2" w:space="1" w:color="FFFFFF"/>
                            <w:left w:val="single" w:sz="2" w:space="11" w:color="FFFFFF"/>
                            <w:bottom w:val="single" w:sz="2" w:space="1" w:color="FFFFFF"/>
                            <w:right w:val="single" w:sz="2" w:space="4" w:color="FFFFFF"/>
                          </w:divBdr>
                          <w:divsChild>
                            <w:div w:id="665011870">
                              <w:marLeft w:val="0"/>
                              <w:marRight w:val="0"/>
                              <w:marTop w:val="0"/>
                              <w:marBottom w:val="0"/>
                              <w:divBdr>
                                <w:top w:val="none" w:sz="0" w:space="0" w:color="auto"/>
                                <w:left w:val="none" w:sz="0" w:space="0" w:color="auto"/>
                                <w:bottom w:val="none" w:sz="0" w:space="0" w:color="auto"/>
                                <w:right w:val="none" w:sz="0" w:space="0" w:color="auto"/>
                              </w:divBdr>
                            </w:div>
                          </w:divsChild>
                        </w:div>
                        <w:div w:id="1015031790">
                          <w:marLeft w:val="0"/>
                          <w:marRight w:val="0"/>
                          <w:marTop w:val="0"/>
                          <w:marBottom w:val="0"/>
                          <w:divBdr>
                            <w:top w:val="single" w:sz="2" w:space="1" w:color="FFFFFF"/>
                            <w:left w:val="single" w:sz="2" w:space="11" w:color="FFFFFF"/>
                            <w:bottom w:val="single" w:sz="2" w:space="1" w:color="FFFFFF"/>
                            <w:right w:val="single" w:sz="2" w:space="4" w:color="FFFFFF"/>
                          </w:divBdr>
                          <w:divsChild>
                            <w:div w:id="1268927198">
                              <w:marLeft w:val="0"/>
                              <w:marRight w:val="0"/>
                              <w:marTop w:val="0"/>
                              <w:marBottom w:val="0"/>
                              <w:divBdr>
                                <w:top w:val="none" w:sz="0" w:space="0" w:color="auto"/>
                                <w:left w:val="none" w:sz="0" w:space="0" w:color="auto"/>
                                <w:bottom w:val="none" w:sz="0" w:space="0" w:color="auto"/>
                                <w:right w:val="none" w:sz="0" w:space="0" w:color="auto"/>
                              </w:divBdr>
                            </w:div>
                          </w:divsChild>
                        </w:div>
                        <w:div w:id="1072579345">
                          <w:marLeft w:val="0"/>
                          <w:marRight w:val="0"/>
                          <w:marTop w:val="0"/>
                          <w:marBottom w:val="0"/>
                          <w:divBdr>
                            <w:top w:val="single" w:sz="2" w:space="1" w:color="FFFFFF"/>
                            <w:left w:val="single" w:sz="2" w:space="11" w:color="FFFFFF"/>
                            <w:bottom w:val="single" w:sz="2" w:space="1" w:color="FFFFFF"/>
                            <w:right w:val="single" w:sz="2" w:space="4" w:color="FFFFFF"/>
                          </w:divBdr>
                          <w:divsChild>
                            <w:div w:id="1881437801">
                              <w:marLeft w:val="0"/>
                              <w:marRight w:val="0"/>
                              <w:marTop w:val="0"/>
                              <w:marBottom w:val="0"/>
                              <w:divBdr>
                                <w:top w:val="none" w:sz="0" w:space="0" w:color="auto"/>
                                <w:left w:val="none" w:sz="0" w:space="0" w:color="auto"/>
                                <w:bottom w:val="none" w:sz="0" w:space="0" w:color="auto"/>
                                <w:right w:val="none" w:sz="0" w:space="0" w:color="auto"/>
                              </w:divBdr>
                            </w:div>
                          </w:divsChild>
                        </w:div>
                        <w:div w:id="1120495302">
                          <w:marLeft w:val="0"/>
                          <w:marRight w:val="0"/>
                          <w:marTop w:val="0"/>
                          <w:marBottom w:val="0"/>
                          <w:divBdr>
                            <w:top w:val="single" w:sz="2" w:space="1" w:color="FFFFFF"/>
                            <w:left w:val="single" w:sz="2" w:space="11" w:color="FFFFFF"/>
                            <w:bottom w:val="single" w:sz="2" w:space="1" w:color="FFFFFF"/>
                            <w:right w:val="single" w:sz="2" w:space="4" w:color="FFFFFF"/>
                          </w:divBdr>
                          <w:divsChild>
                            <w:div w:id="2040740273">
                              <w:marLeft w:val="0"/>
                              <w:marRight w:val="0"/>
                              <w:marTop w:val="0"/>
                              <w:marBottom w:val="0"/>
                              <w:divBdr>
                                <w:top w:val="none" w:sz="0" w:space="0" w:color="auto"/>
                                <w:left w:val="none" w:sz="0" w:space="0" w:color="auto"/>
                                <w:bottom w:val="none" w:sz="0" w:space="0" w:color="auto"/>
                                <w:right w:val="none" w:sz="0" w:space="0" w:color="auto"/>
                              </w:divBdr>
                            </w:div>
                          </w:divsChild>
                        </w:div>
                        <w:div w:id="1161121624">
                          <w:marLeft w:val="0"/>
                          <w:marRight w:val="0"/>
                          <w:marTop w:val="0"/>
                          <w:marBottom w:val="0"/>
                          <w:divBdr>
                            <w:top w:val="single" w:sz="2" w:space="1" w:color="FFFFFF"/>
                            <w:left w:val="single" w:sz="2" w:space="11" w:color="FFFFFF"/>
                            <w:bottom w:val="single" w:sz="2" w:space="1" w:color="FFFFFF"/>
                            <w:right w:val="single" w:sz="2" w:space="4" w:color="FFFFFF"/>
                          </w:divBdr>
                          <w:divsChild>
                            <w:div w:id="1690981310">
                              <w:marLeft w:val="0"/>
                              <w:marRight w:val="0"/>
                              <w:marTop w:val="0"/>
                              <w:marBottom w:val="0"/>
                              <w:divBdr>
                                <w:top w:val="none" w:sz="0" w:space="0" w:color="auto"/>
                                <w:left w:val="none" w:sz="0" w:space="0" w:color="auto"/>
                                <w:bottom w:val="none" w:sz="0" w:space="0" w:color="auto"/>
                                <w:right w:val="none" w:sz="0" w:space="0" w:color="auto"/>
                              </w:divBdr>
                            </w:div>
                          </w:divsChild>
                        </w:div>
                        <w:div w:id="1381978993">
                          <w:marLeft w:val="0"/>
                          <w:marRight w:val="0"/>
                          <w:marTop w:val="0"/>
                          <w:marBottom w:val="0"/>
                          <w:divBdr>
                            <w:top w:val="single" w:sz="2" w:space="1" w:color="FFFFFF"/>
                            <w:left w:val="single" w:sz="2" w:space="11" w:color="FFFFFF"/>
                            <w:bottom w:val="single" w:sz="2" w:space="1" w:color="FFFFFF"/>
                            <w:right w:val="single" w:sz="2" w:space="4" w:color="FFFFFF"/>
                          </w:divBdr>
                          <w:divsChild>
                            <w:div w:id="882060810">
                              <w:marLeft w:val="0"/>
                              <w:marRight w:val="0"/>
                              <w:marTop w:val="0"/>
                              <w:marBottom w:val="0"/>
                              <w:divBdr>
                                <w:top w:val="none" w:sz="0" w:space="0" w:color="auto"/>
                                <w:left w:val="none" w:sz="0" w:space="0" w:color="auto"/>
                                <w:bottom w:val="none" w:sz="0" w:space="0" w:color="auto"/>
                                <w:right w:val="none" w:sz="0" w:space="0" w:color="auto"/>
                              </w:divBdr>
                            </w:div>
                          </w:divsChild>
                        </w:div>
                        <w:div w:id="1419669053">
                          <w:marLeft w:val="0"/>
                          <w:marRight w:val="0"/>
                          <w:marTop w:val="0"/>
                          <w:marBottom w:val="0"/>
                          <w:divBdr>
                            <w:top w:val="single" w:sz="2" w:space="1" w:color="FFFFFF"/>
                            <w:left w:val="single" w:sz="2" w:space="11" w:color="FFFFFF"/>
                            <w:bottom w:val="single" w:sz="2" w:space="1" w:color="FFFFFF"/>
                            <w:right w:val="single" w:sz="2" w:space="4" w:color="FFFFFF"/>
                          </w:divBdr>
                          <w:divsChild>
                            <w:div w:id="1779837453">
                              <w:marLeft w:val="0"/>
                              <w:marRight w:val="0"/>
                              <w:marTop w:val="0"/>
                              <w:marBottom w:val="0"/>
                              <w:divBdr>
                                <w:top w:val="none" w:sz="0" w:space="0" w:color="auto"/>
                                <w:left w:val="none" w:sz="0" w:space="0" w:color="auto"/>
                                <w:bottom w:val="none" w:sz="0" w:space="0" w:color="auto"/>
                                <w:right w:val="none" w:sz="0" w:space="0" w:color="auto"/>
                              </w:divBdr>
                            </w:div>
                          </w:divsChild>
                        </w:div>
                        <w:div w:id="1420756350">
                          <w:marLeft w:val="0"/>
                          <w:marRight w:val="0"/>
                          <w:marTop w:val="0"/>
                          <w:marBottom w:val="0"/>
                          <w:divBdr>
                            <w:top w:val="single" w:sz="2" w:space="1" w:color="FFFFFF"/>
                            <w:left w:val="single" w:sz="2" w:space="11" w:color="FFFFFF"/>
                            <w:bottom w:val="single" w:sz="2" w:space="1" w:color="FFFFFF"/>
                            <w:right w:val="single" w:sz="2" w:space="4" w:color="FFFFFF"/>
                          </w:divBdr>
                          <w:divsChild>
                            <w:div w:id="1057892954">
                              <w:marLeft w:val="0"/>
                              <w:marRight w:val="0"/>
                              <w:marTop w:val="0"/>
                              <w:marBottom w:val="0"/>
                              <w:divBdr>
                                <w:top w:val="none" w:sz="0" w:space="0" w:color="auto"/>
                                <w:left w:val="none" w:sz="0" w:space="0" w:color="auto"/>
                                <w:bottom w:val="none" w:sz="0" w:space="0" w:color="auto"/>
                                <w:right w:val="none" w:sz="0" w:space="0" w:color="auto"/>
                              </w:divBdr>
                            </w:div>
                          </w:divsChild>
                        </w:div>
                        <w:div w:id="1422607907">
                          <w:marLeft w:val="0"/>
                          <w:marRight w:val="0"/>
                          <w:marTop w:val="0"/>
                          <w:marBottom w:val="0"/>
                          <w:divBdr>
                            <w:top w:val="single" w:sz="2" w:space="1" w:color="FFFFFF"/>
                            <w:left w:val="single" w:sz="2" w:space="11" w:color="FFFFFF"/>
                            <w:bottom w:val="single" w:sz="2" w:space="1" w:color="FFFFFF"/>
                            <w:right w:val="single" w:sz="2" w:space="4" w:color="FFFFFF"/>
                          </w:divBdr>
                          <w:divsChild>
                            <w:div w:id="721297422">
                              <w:marLeft w:val="0"/>
                              <w:marRight w:val="0"/>
                              <w:marTop w:val="0"/>
                              <w:marBottom w:val="0"/>
                              <w:divBdr>
                                <w:top w:val="none" w:sz="0" w:space="0" w:color="auto"/>
                                <w:left w:val="none" w:sz="0" w:space="0" w:color="auto"/>
                                <w:bottom w:val="none" w:sz="0" w:space="0" w:color="auto"/>
                                <w:right w:val="none" w:sz="0" w:space="0" w:color="auto"/>
                              </w:divBdr>
                            </w:div>
                          </w:divsChild>
                        </w:div>
                        <w:div w:id="1460605227">
                          <w:marLeft w:val="0"/>
                          <w:marRight w:val="0"/>
                          <w:marTop w:val="0"/>
                          <w:marBottom w:val="0"/>
                          <w:divBdr>
                            <w:top w:val="single" w:sz="2" w:space="1" w:color="FFFFFF"/>
                            <w:left w:val="single" w:sz="2" w:space="11" w:color="FFFFFF"/>
                            <w:bottom w:val="single" w:sz="2" w:space="1" w:color="FFFFFF"/>
                            <w:right w:val="single" w:sz="2" w:space="4" w:color="FFFFFF"/>
                          </w:divBdr>
                          <w:divsChild>
                            <w:div w:id="1806777264">
                              <w:marLeft w:val="0"/>
                              <w:marRight w:val="0"/>
                              <w:marTop w:val="0"/>
                              <w:marBottom w:val="0"/>
                              <w:divBdr>
                                <w:top w:val="none" w:sz="0" w:space="0" w:color="auto"/>
                                <w:left w:val="none" w:sz="0" w:space="0" w:color="auto"/>
                                <w:bottom w:val="none" w:sz="0" w:space="0" w:color="auto"/>
                                <w:right w:val="none" w:sz="0" w:space="0" w:color="auto"/>
                              </w:divBdr>
                            </w:div>
                          </w:divsChild>
                        </w:div>
                        <w:div w:id="1587182009">
                          <w:marLeft w:val="0"/>
                          <w:marRight w:val="0"/>
                          <w:marTop w:val="0"/>
                          <w:marBottom w:val="0"/>
                          <w:divBdr>
                            <w:top w:val="single" w:sz="2" w:space="1" w:color="FFFFFF"/>
                            <w:left w:val="single" w:sz="2" w:space="11" w:color="FFFFFF"/>
                            <w:bottom w:val="single" w:sz="2" w:space="1" w:color="FFFFFF"/>
                            <w:right w:val="single" w:sz="2" w:space="4" w:color="FFFFFF"/>
                          </w:divBdr>
                          <w:divsChild>
                            <w:div w:id="565334938">
                              <w:marLeft w:val="0"/>
                              <w:marRight w:val="0"/>
                              <w:marTop w:val="0"/>
                              <w:marBottom w:val="0"/>
                              <w:divBdr>
                                <w:top w:val="none" w:sz="0" w:space="0" w:color="auto"/>
                                <w:left w:val="none" w:sz="0" w:space="0" w:color="auto"/>
                                <w:bottom w:val="none" w:sz="0" w:space="0" w:color="auto"/>
                                <w:right w:val="none" w:sz="0" w:space="0" w:color="auto"/>
                              </w:divBdr>
                            </w:div>
                          </w:divsChild>
                        </w:div>
                        <w:div w:id="1648121626">
                          <w:marLeft w:val="0"/>
                          <w:marRight w:val="0"/>
                          <w:marTop w:val="0"/>
                          <w:marBottom w:val="0"/>
                          <w:divBdr>
                            <w:top w:val="single" w:sz="2" w:space="1" w:color="FFFFFF"/>
                            <w:left w:val="single" w:sz="2" w:space="11" w:color="FFFFFF"/>
                            <w:bottom w:val="single" w:sz="2" w:space="4" w:color="FFFFFF"/>
                            <w:right w:val="single" w:sz="2" w:space="4" w:color="FFFFFF"/>
                          </w:divBdr>
                          <w:divsChild>
                            <w:div w:id="1573734708">
                              <w:marLeft w:val="0"/>
                              <w:marRight w:val="0"/>
                              <w:marTop w:val="0"/>
                              <w:marBottom w:val="0"/>
                              <w:divBdr>
                                <w:top w:val="none" w:sz="0" w:space="0" w:color="auto"/>
                                <w:left w:val="none" w:sz="0" w:space="0" w:color="auto"/>
                                <w:bottom w:val="none" w:sz="0" w:space="0" w:color="auto"/>
                                <w:right w:val="none" w:sz="0" w:space="0" w:color="auto"/>
                              </w:divBdr>
                            </w:div>
                          </w:divsChild>
                        </w:div>
                        <w:div w:id="1699358605">
                          <w:marLeft w:val="0"/>
                          <w:marRight w:val="0"/>
                          <w:marTop w:val="0"/>
                          <w:marBottom w:val="0"/>
                          <w:divBdr>
                            <w:top w:val="single" w:sz="2" w:space="1" w:color="FFFFFF"/>
                            <w:left w:val="single" w:sz="2" w:space="11" w:color="FFFFFF"/>
                            <w:bottom w:val="single" w:sz="2" w:space="1" w:color="FFFFFF"/>
                            <w:right w:val="single" w:sz="2" w:space="4" w:color="FFFFFF"/>
                          </w:divBdr>
                          <w:divsChild>
                            <w:div w:id="275603442">
                              <w:marLeft w:val="0"/>
                              <w:marRight w:val="0"/>
                              <w:marTop w:val="0"/>
                              <w:marBottom w:val="0"/>
                              <w:divBdr>
                                <w:top w:val="none" w:sz="0" w:space="0" w:color="auto"/>
                                <w:left w:val="none" w:sz="0" w:space="0" w:color="auto"/>
                                <w:bottom w:val="none" w:sz="0" w:space="0" w:color="auto"/>
                                <w:right w:val="none" w:sz="0" w:space="0" w:color="auto"/>
                              </w:divBdr>
                            </w:div>
                          </w:divsChild>
                        </w:div>
                        <w:div w:id="1867710942">
                          <w:marLeft w:val="0"/>
                          <w:marRight w:val="0"/>
                          <w:marTop w:val="0"/>
                          <w:marBottom w:val="0"/>
                          <w:divBdr>
                            <w:top w:val="single" w:sz="2" w:space="1" w:color="FFFFFF"/>
                            <w:left w:val="single" w:sz="2" w:space="11" w:color="FFFFFF"/>
                            <w:bottom w:val="single" w:sz="2" w:space="1" w:color="FFFFFF"/>
                            <w:right w:val="single" w:sz="2" w:space="4" w:color="FFFFFF"/>
                          </w:divBdr>
                          <w:divsChild>
                            <w:div w:id="1222252922">
                              <w:marLeft w:val="0"/>
                              <w:marRight w:val="0"/>
                              <w:marTop w:val="0"/>
                              <w:marBottom w:val="0"/>
                              <w:divBdr>
                                <w:top w:val="none" w:sz="0" w:space="0" w:color="auto"/>
                                <w:left w:val="none" w:sz="0" w:space="0" w:color="auto"/>
                                <w:bottom w:val="none" w:sz="0" w:space="0" w:color="auto"/>
                                <w:right w:val="none" w:sz="0" w:space="0" w:color="auto"/>
                              </w:divBdr>
                            </w:div>
                          </w:divsChild>
                        </w:div>
                        <w:div w:id="2109931940">
                          <w:marLeft w:val="0"/>
                          <w:marRight w:val="0"/>
                          <w:marTop w:val="0"/>
                          <w:marBottom w:val="0"/>
                          <w:divBdr>
                            <w:top w:val="single" w:sz="2" w:space="1" w:color="FFFFFF"/>
                            <w:left w:val="single" w:sz="2" w:space="11" w:color="FFFFFF"/>
                            <w:bottom w:val="single" w:sz="2" w:space="1" w:color="FFFFFF"/>
                            <w:right w:val="single" w:sz="2" w:space="4" w:color="FFFFFF"/>
                          </w:divBdr>
                          <w:divsChild>
                            <w:div w:id="146415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899062">
              <w:marLeft w:val="0"/>
              <w:marRight w:val="0"/>
              <w:marTop w:val="0"/>
              <w:marBottom w:val="300"/>
              <w:divBdr>
                <w:top w:val="none" w:sz="0" w:space="0" w:color="auto"/>
                <w:left w:val="none" w:sz="0" w:space="0" w:color="auto"/>
                <w:bottom w:val="none" w:sz="0" w:space="0" w:color="auto"/>
                <w:right w:val="none" w:sz="0" w:space="0" w:color="auto"/>
              </w:divBdr>
              <w:divsChild>
                <w:div w:id="1266109348">
                  <w:marLeft w:val="0"/>
                  <w:marRight w:val="0"/>
                  <w:marTop w:val="0"/>
                  <w:marBottom w:val="0"/>
                  <w:divBdr>
                    <w:top w:val="none" w:sz="0" w:space="0" w:color="auto"/>
                    <w:left w:val="none" w:sz="0" w:space="0" w:color="auto"/>
                    <w:bottom w:val="none" w:sz="0" w:space="0" w:color="auto"/>
                    <w:right w:val="none" w:sz="0" w:space="0" w:color="auto"/>
                  </w:divBdr>
                  <w:divsChild>
                    <w:div w:id="118649669">
                      <w:marLeft w:val="0"/>
                      <w:marRight w:val="0"/>
                      <w:marTop w:val="0"/>
                      <w:marBottom w:val="0"/>
                      <w:divBdr>
                        <w:top w:val="none" w:sz="0" w:space="0" w:color="auto"/>
                        <w:left w:val="none" w:sz="0" w:space="0" w:color="auto"/>
                        <w:bottom w:val="none" w:sz="0" w:space="0" w:color="auto"/>
                        <w:right w:val="none" w:sz="0" w:space="0" w:color="auto"/>
                      </w:divBdr>
                      <w:divsChild>
                        <w:div w:id="22413583">
                          <w:marLeft w:val="0"/>
                          <w:marRight w:val="0"/>
                          <w:marTop w:val="0"/>
                          <w:marBottom w:val="0"/>
                          <w:divBdr>
                            <w:top w:val="single" w:sz="2" w:space="1" w:color="FFFFFF"/>
                            <w:left w:val="single" w:sz="2" w:space="11" w:color="FFFFFF"/>
                            <w:bottom w:val="single" w:sz="2" w:space="1" w:color="FFFFFF"/>
                            <w:right w:val="single" w:sz="2" w:space="4" w:color="FFFFFF"/>
                          </w:divBdr>
                          <w:divsChild>
                            <w:div w:id="1870605328">
                              <w:marLeft w:val="0"/>
                              <w:marRight w:val="0"/>
                              <w:marTop w:val="0"/>
                              <w:marBottom w:val="0"/>
                              <w:divBdr>
                                <w:top w:val="none" w:sz="0" w:space="0" w:color="auto"/>
                                <w:left w:val="none" w:sz="0" w:space="0" w:color="auto"/>
                                <w:bottom w:val="none" w:sz="0" w:space="0" w:color="auto"/>
                                <w:right w:val="none" w:sz="0" w:space="0" w:color="auto"/>
                              </w:divBdr>
                            </w:div>
                          </w:divsChild>
                        </w:div>
                        <w:div w:id="102456404">
                          <w:marLeft w:val="0"/>
                          <w:marRight w:val="0"/>
                          <w:marTop w:val="0"/>
                          <w:marBottom w:val="0"/>
                          <w:divBdr>
                            <w:top w:val="single" w:sz="2" w:space="1" w:color="FFFFFF"/>
                            <w:left w:val="single" w:sz="2" w:space="11" w:color="FFFFFF"/>
                            <w:bottom w:val="single" w:sz="2" w:space="1" w:color="FFFFFF"/>
                            <w:right w:val="single" w:sz="2" w:space="4" w:color="FFFFFF"/>
                          </w:divBdr>
                          <w:divsChild>
                            <w:div w:id="492645252">
                              <w:marLeft w:val="0"/>
                              <w:marRight w:val="0"/>
                              <w:marTop w:val="0"/>
                              <w:marBottom w:val="0"/>
                              <w:divBdr>
                                <w:top w:val="none" w:sz="0" w:space="0" w:color="auto"/>
                                <w:left w:val="none" w:sz="0" w:space="0" w:color="auto"/>
                                <w:bottom w:val="none" w:sz="0" w:space="0" w:color="auto"/>
                                <w:right w:val="none" w:sz="0" w:space="0" w:color="auto"/>
                              </w:divBdr>
                            </w:div>
                          </w:divsChild>
                        </w:div>
                        <w:div w:id="167912835">
                          <w:marLeft w:val="0"/>
                          <w:marRight w:val="0"/>
                          <w:marTop w:val="0"/>
                          <w:marBottom w:val="0"/>
                          <w:divBdr>
                            <w:top w:val="single" w:sz="2" w:space="1" w:color="FFFFFF"/>
                            <w:left w:val="single" w:sz="2" w:space="11" w:color="FFFFFF"/>
                            <w:bottom w:val="single" w:sz="2" w:space="1" w:color="FFFFFF"/>
                            <w:right w:val="single" w:sz="2" w:space="4" w:color="FFFFFF"/>
                          </w:divBdr>
                          <w:divsChild>
                            <w:div w:id="1540387558">
                              <w:marLeft w:val="0"/>
                              <w:marRight w:val="0"/>
                              <w:marTop w:val="0"/>
                              <w:marBottom w:val="0"/>
                              <w:divBdr>
                                <w:top w:val="none" w:sz="0" w:space="0" w:color="auto"/>
                                <w:left w:val="none" w:sz="0" w:space="0" w:color="auto"/>
                                <w:bottom w:val="none" w:sz="0" w:space="0" w:color="auto"/>
                                <w:right w:val="none" w:sz="0" w:space="0" w:color="auto"/>
                              </w:divBdr>
                            </w:div>
                          </w:divsChild>
                        </w:div>
                        <w:div w:id="179704853">
                          <w:marLeft w:val="0"/>
                          <w:marRight w:val="0"/>
                          <w:marTop w:val="0"/>
                          <w:marBottom w:val="0"/>
                          <w:divBdr>
                            <w:top w:val="single" w:sz="2" w:space="1" w:color="FFFFFF"/>
                            <w:left w:val="single" w:sz="2" w:space="11" w:color="FFFFFF"/>
                            <w:bottom w:val="single" w:sz="2" w:space="4" w:color="FFFFFF"/>
                            <w:right w:val="single" w:sz="2" w:space="4" w:color="FFFFFF"/>
                          </w:divBdr>
                          <w:divsChild>
                            <w:div w:id="1592085730">
                              <w:marLeft w:val="0"/>
                              <w:marRight w:val="0"/>
                              <w:marTop w:val="0"/>
                              <w:marBottom w:val="0"/>
                              <w:divBdr>
                                <w:top w:val="none" w:sz="0" w:space="0" w:color="auto"/>
                                <w:left w:val="none" w:sz="0" w:space="0" w:color="auto"/>
                                <w:bottom w:val="none" w:sz="0" w:space="0" w:color="auto"/>
                                <w:right w:val="none" w:sz="0" w:space="0" w:color="auto"/>
                              </w:divBdr>
                            </w:div>
                          </w:divsChild>
                        </w:div>
                        <w:div w:id="388309839">
                          <w:marLeft w:val="0"/>
                          <w:marRight w:val="0"/>
                          <w:marTop w:val="0"/>
                          <w:marBottom w:val="0"/>
                          <w:divBdr>
                            <w:top w:val="single" w:sz="2" w:space="1" w:color="FFFFFF"/>
                            <w:left w:val="single" w:sz="2" w:space="11" w:color="FFFFFF"/>
                            <w:bottom w:val="single" w:sz="2" w:space="1" w:color="FFFFFF"/>
                            <w:right w:val="single" w:sz="2" w:space="4" w:color="FFFFFF"/>
                          </w:divBdr>
                          <w:divsChild>
                            <w:div w:id="2004890902">
                              <w:marLeft w:val="0"/>
                              <w:marRight w:val="0"/>
                              <w:marTop w:val="0"/>
                              <w:marBottom w:val="0"/>
                              <w:divBdr>
                                <w:top w:val="none" w:sz="0" w:space="0" w:color="auto"/>
                                <w:left w:val="none" w:sz="0" w:space="0" w:color="auto"/>
                                <w:bottom w:val="none" w:sz="0" w:space="0" w:color="auto"/>
                                <w:right w:val="none" w:sz="0" w:space="0" w:color="auto"/>
                              </w:divBdr>
                            </w:div>
                          </w:divsChild>
                        </w:div>
                        <w:div w:id="506556169">
                          <w:marLeft w:val="0"/>
                          <w:marRight w:val="0"/>
                          <w:marTop w:val="0"/>
                          <w:marBottom w:val="0"/>
                          <w:divBdr>
                            <w:top w:val="single" w:sz="2" w:space="1" w:color="FFFFFF"/>
                            <w:left w:val="single" w:sz="2" w:space="11" w:color="FFFFFF"/>
                            <w:bottom w:val="single" w:sz="2" w:space="1" w:color="FFFFFF"/>
                            <w:right w:val="single" w:sz="2" w:space="4" w:color="FFFFFF"/>
                          </w:divBdr>
                          <w:divsChild>
                            <w:div w:id="1872260868">
                              <w:marLeft w:val="0"/>
                              <w:marRight w:val="0"/>
                              <w:marTop w:val="0"/>
                              <w:marBottom w:val="0"/>
                              <w:divBdr>
                                <w:top w:val="none" w:sz="0" w:space="0" w:color="auto"/>
                                <w:left w:val="none" w:sz="0" w:space="0" w:color="auto"/>
                                <w:bottom w:val="none" w:sz="0" w:space="0" w:color="auto"/>
                                <w:right w:val="none" w:sz="0" w:space="0" w:color="auto"/>
                              </w:divBdr>
                            </w:div>
                          </w:divsChild>
                        </w:div>
                        <w:div w:id="545719683">
                          <w:marLeft w:val="0"/>
                          <w:marRight w:val="0"/>
                          <w:marTop w:val="0"/>
                          <w:marBottom w:val="0"/>
                          <w:divBdr>
                            <w:top w:val="single" w:sz="2" w:space="1" w:color="FFFFFF"/>
                            <w:left w:val="single" w:sz="2" w:space="11" w:color="FFFFFF"/>
                            <w:bottom w:val="single" w:sz="2" w:space="1" w:color="FFFFFF"/>
                            <w:right w:val="single" w:sz="2" w:space="4" w:color="FFFFFF"/>
                          </w:divBdr>
                          <w:divsChild>
                            <w:div w:id="201947422">
                              <w:marLeft w:val="0"/>
                              <w:marRight w:val="0"/>
                              <w:marTop w:val="0"/>
                              <w:marBottom w:val="0"/>
                              <w:divBdr>
                                <w:top w:val="none" w:sz="0" w:space="0" w:color="auto"/>
                                <w:left w:val="none" w:sz="0" w:space="0" w:color="auto"/>
                                <w:bottom w:val="none" w:sz="0" w:space="0" w:color="auto"/>
                                <w:right w:val="none" w:sz="0" w:space="0" w:color="auto"/>
                              </w:divBdr>
                            </w:div>
                          </w:divsChild>
                        </w:div>
                        <w:div w:id="642466229">
                          <w:marLeft w:val="0"/>
                          <w:marRight w:val="0"/>
                          <w:marTop w:val="0"/>
                          <w:marBottom w:val="0"/>
                          <w:divBdr>
                            <w:top w:val="single" w:sz="2" w:space="1" w:color="FFFFFF"/>
                            <w:left w:val="single" w:sz="2" w:space="11" w:color="FFFFFF"/>
                            <w:bottom w:val="single" w:sz="2" w:space="1" w:color="FFFFFF"/>
                            <w:right w:val="single" w:sz="2" w:space="4" w:color="FFFFFF"/>
                          </w:divBdr>
                          <w:divsChild>
                            <w:div w:id="725639276">
                              <w:marLeft w:val="0"/>
                              <w:marRight w:val="0"/>
                              <w:marTop w:val="0"/>
                              <w:marBottom w:val="0"/>
                              <w:divBdr>
                                <w:top w:val="none" w:sz="0" w:space="0" w:color="auto"/>
                                <w:left w:val="none" w:sz="0" w:space="0" w:color="auto"/>
                                <w:bottom w:val="none" w:sz="0" w:space="0" w:color="auto"/>
                                <w:right w:val="none" w:sz="0" w:space="0" w:color="auto"/>
                              </w:divBdr>
                            </w:div>
                          </w:divsChild>
                        </w:div>
                        <w:div w:id="719285431">
                          <w:marLeft w:val="0"/>
                          <w:marRight w:val="0"/>
                          <w:marTop w:val="0"/>
                          <w:marBottom w:val="0"/>
                          <w:divBdr>
                            <w:top w:val="single" w:sz="2" w:space="1" w:color="FFFFFF"/>
                            <w:left w:val="single" w:sz="2" w:space="11" w:color="FFFFFF"/>
                            <w:bottom w:val="single" w:sz="2" w:space="1" w:color="FFFFFF"/>
                            <w:right w:val="single" w:sz="2" w:space="4" w:color="FFFFFF"/>
                          </w:divBdr>
                          <w:divsChild>
                            <w:div w:id="398400702">
                              <w:marLeft w:val="0"/>
                              <w:marRight w:val="0"/>
                              <w:marTop w:val="0"/>
                              <w:marBottom w:val="0"/>
                              <w:divBdr>
                                <w:top w:val="none" w:sz="0" w:space="0" w:color="auto"/>
                                <w:left w:val="none" w:sz="0" w:space="0" w:color="auto"/>
                                <w:bottom w:val="none" w:sz="0" w:space="0" w:color="auto"/>
                                <w:right w:val="none" w:sz="0" w:space="0" w:color="auto"/>
                              </w:divBdr>
                            </w:div>
                          </w:divsChild>
                        </w:div>
                        <w:div w:id="746658971">
                          <w:marLeft w:val="0"/>
                          <w:marRight w:val="0"/>
                          <w:marTop w:val="0"/>
                          <w:marBottom w:val="0"/>
                          <w:divBdr>
                            <w:top w:val="single" w:sz="2" w:space="1" w:color="FFFFFF"/>
                            <w:left w:val="single" w:sz="2" w:space="11" w:color="FFFFFF"/>
                            <w:bottom w:val="single" w:sz="2" w:space="1" w:color="FFFFFF"/>
                            <w:right w:val="single" w:sz="2" w:space="4" w:color="FFFFFF"/>
                          </w:divBdr>
                          <w:divsChild>
                            <w:div w:id="842672812">
                              <w:marLeft w:val="0"/>
                              <w:marRight w:val="0"/>
                              <w:marTop w:val="0"/>
                              <w:marBottom w:val="0"/>
                              <w:divBdr>
                                <w:top w:val="none" w:sz="0" w:space="0" w:color="auto"/>
                                <w:left w:val="none" w:sz="0" w:space="0" w:color="auto"/>
                                <w:bottom w:val="none" w:sz="0" w:space="0" w:color="auto"/>
                                <w:right w:val="none" w:sz="0" w:space="0" w:color="auto"/>
                              </w:divBdr>
                            </w:div>
                          </w:divsChild>
                        </w:div>
                        <w:div w:id="813765264">
                          <w:marLeft w:val="0"/>
                          <w:marRight w:val="0"/>
                          <w:marTop w:val="0"/>
                          <w:marBottom w:val="0"/>
                          <w:divBdr>
                            <w:top w:val="single" w:sz="2" w:space="1" w:color="FFFFFF"/>
                            <w:left w:val="single" w:sz="2" w:space="11" w:color="FFFFFF"/>
                            <w:bottom w:val="single" w:sz="2" w:space="1" w:color="FFFFFF"/>
                            <w:right w:val="single" w:sz="2" w:space="4" w:color="FFFFFF"/>
                          </w:divBdr>
                          <w:divsChild>
                            <w:div w:id="1534032719">
                              <w:marLeft w:val="0"/>
                              <w:marRight w:val="0"/>
                              <w:marTop w:val="0"/>
                              <w:marBottom w:val="0"/>
                              <w:divBdr>
                                <w:top w:val="none" w:sz="0" w:space="0" w:color="auto"/>
                                <w:left w:val="none" w:sz="0" w:space="0" w:color="auto"/>
                                <w:bottom w:val="none" w:sz="0" w:space="0" w:color="auto"/>
                                <w:right w:val="none" w:sz="0" w:space="0" w:color="auto"/>
                              </w:divBdr>
                            </w:div>
                          </w:divsChild>
                        </w:div>
                        <w:div w:id="839151591">
                          <w:marLeft w:val="0"/>
                          <w:marRight w:val="0"/>
                          <w:marTop w:val="0"/>
                          <w:marBottom w:val="0"/>
                          <w:divBdr>
                            <w:top w:val="single" w:sz="2" w:space="1" w:color="FFFFFF"/>
                            <w:left w:val="single" w:sz="2" w:space="11" w:color="FFFFFF"/>
                            <w:bottom w:val="single" w:sz="2" w:space="1" w:color="FFFFFF"/>
                            <w:right w:val="single" w:sz="2" w:space="4" w:color="FFFFFF"/>
                          </w:divBdr>
                          <w:divsChild>
                            <w:div w:id="705298433">
                              <w:marLeft w:val="0"/>
                              <w:marRight w:val="0"/>
                              <w:marTop w:val="0"/>
                              <w:marBottom w:val="0"/>
                              <w:divBdr>
                                <w:top w:val="none" w:sz="0" w:space="0" w:color="auto"/>
                                <w:left w:val="none" w:sz="0" w:space="0" w:color="auto"/>
                                <w:bottom w:val="none" w:sz="0" w:space="0" w:color="auto"/>
                                <w:right w:val="none" w:sz="0" w:space="0" w:color="auto"/>
                              </w:divBdr>
                            </w:div>
                          </w:divsChild>
                        </w:div>
                        <w:div w:id="892086608">
                          <w:marLeft w:val="0"/>
                          <w:marRight w:val="0"/>
                          <w:marTop w:val="0"/>
                          <w:marBottom w:val="0"/>
                          <w:divBdr>
                            <w:top w:val="single" w:sz="2" w:space="1" w:color="FFFFFF"/>
                            <w:left w:val="single" w:sz="2" w:space="11" w:color="FFFFFF"/>
                            <w:bottom w:val="single" w:sz="2" w:space="1" w:color="FFFFFF"/>
                            <w:right w:val="single" w:sz="2" w:space="4" w:color="FFFFFF"/>
                          </w:divBdr>
                          <w:divsChild>
                            <w:div w:id="691684031">
                              <w:marLeft w:val="0"/>
                              <w:marRight w:val="0"/>
                              <w:marTop w:val="0"/>
                              <w:marBottom w:val="0"/>
                              <w:divBdr>
                                <w:top w:val="none" w:sz="0" w:space="0" w:color="auto"/>
                                <w:left w:val="none" w:sz="0" w:space="0" w:color="auto"/>
                                <w:bottom w:val="none" w:sz="0" w:space="0" w:color="auto"/>
                                <w:right w:val="none" w:sz="0" w:space="0" w:color="auto"/>
                              </w:divBdr>
                            </w:div>
                          </w:divsChild>
                        </w:div>
                        <w:div w:id="924916379">
                          <w:marLeft w:val="0"/>
                          <w:marRight w:val="0"/>
                          <w:marTop w:val="0"/>
                          <w:marBottom w:val="0"/>
                          <w:divBdr>
                            <w:top w:val="single" w:sz="2" w:space="1" w:color="FFFFFF"/>
                            <w:left w:val="single" w:sz="2" w:space="11" w:color="FFFFFF"/>
                            <w:bottom w:val="single" w:sz="2" w:space="1" w:color="FFFFFF"/>
                            <w:right w:val="single" w:sz="2" w:space="4" w:color="FFFFFF"/>
                          </w:divBdr>
                          <w:divsChild>
                            <w:div w:id="1320497474">
                              <w:marLeft w:val="0"/>
                              <w:marRight w:val="0"/>
                              <w:marTop w:val="0"/>
                              <w:marBottom w:val="0"/>
                              <w:divBdr>
                                <w:top w:val="none" w:sz="0" w:space="0" w:color="auto"/>
                                <w:left w:val="none" w:sz="0" w:space="0" w:color="auto"/>
                                <w:bottom w:val="none" w:sz="0" w:space="0" w:color="auto"/>
                                <w:right w:val="none" w:sz="0" w:space="0" w:color="auto"/>
                              </w:divBdr>
                            </w:div>
                          </w:divsChild>
                        </w:div>
                        <w:div w:id="1029798440">
                          <w:marLeft w:val="0"/>
                          <w:marRight w:val="0"/>
                          <w:marTop w:val="0"/>
                          <w:marBottom w:val="0"/>
                          <w:divBdr>
                            <w:top w:val="single" w:sz="2" w:space="1" w:color="FFFFFF"/>
                            <w:left w:val="single" w:sz="2" w:space="11" w:color="FFFFFF"/>
                            <w:bottom w:val="single" w:sz="2" w:space="1" w:color="FFFFFF"/>
                            <w:right w:val="single" w:sz="2" w:space="4" w:color="FFFFFF"/>
                          </w:divBdr>
                          <w:divsChild>
                            <w:div w:id="44837709">
                              <w:marLeft w:val="0"/>
                              <w:marRight w:val="0"/>
                              <w:marTop w:val="0"/>
                              <w:marBottom w:val="0"/>
                              <w:divBdr>
                                <w:top w:val="none" w:sz="0" w:space="0" w:color="auto"/>
                                <w:left w:val="none" w:sz="0" w:space="0" w:color="auto"/>
                                <w:bottom w:val="none" w:sz="0" w:space="0" w:color="auto"/>
                                <w:right w:val="none" w:sz="0" w:space="0" w:color="auto"/>
                              </w:divBdr>
                            </w:div>
                          </w:divsChild>
                        </w:div>
                        <w:div w:id="1128402283">
                          <w:marLeft w:val="0"/>
                          <w:marRight w:val="0"/>
                          <w:marTop w:val="0"/>
                          <w:marBottom w:val="0"/>
                          <w:divBdr>
                            <w:top w:val="single" w:sz="2" w:space="1" w:color="FFFFFF"/>
                            <w:left w:val="single" w:sz="2" w:space="11" w:color="FFFFFF"/>
                            <w:bottom w:val="single" w:sz="2" w:space="1" w:color="FFFFFF"/>
                            <w:right w:val="single" w:sz="2" w:space="4" w:color="FFFFFF"/>
                          </w:divBdr>
                          <w:divsChild>
                            <w:div w:id="1615862641">
                              <w:marLeft w:val="0"/>
                              <w:marRight w:val="0"/>
                              <w:marTop w:val="0"/>
                              <w:marBottom w:val="0"/>
                              <w:divBdr>
                                <w:top w:val="none" w:sz="0" w:space="0" w:color="auto"/>
                                <w:left w:val="none" w:sz="0" w:space="0" w:color="auto"/>
                                <w:bottom w:val="none" w:sz="0" w:space="0" w:color="auto"/>
                                <w:right w:val="none" w:sz="0" w:space="0" w:color="auto"/>
                              </w:divBdr>
                            </w:div>
                          </w:divsChild>
                        </w:div>
                        <w:div w:id="1177505198">
                          <w:marLeft w:val="0"/>
                          <w:marRight w:val="0"/>
                          <w:marTop w:val="0"/>
                          <w:marBottom w:val="0"/>
                          <w:divBdr>
                            <w:top w:val="single" w:sz="2" w:space="1" w:color="FFFFFF"/>
                            <w:left w:val="single" w:sz="2" w:space="11" w:color="FFFFFF"/>
                            <w:bottom w:val="single" w:sz="2" w:space="1" w:color="FFFFFF"/>
                            <w:right w:val="single" w:sz="2" w:space="4" w:color="FFFFFF"/>
                          </w:divBdr>
                          <w:divsChild>
                            <w:div w:id="686105337">
                              <w:marLeft w:val="0"/>
                              <w:marRight w:val="0"/>
                              <w:marTop w:val="0"/>
                              <w:marBottom w:val="0"/>
                              <w:divBdr>
                                <w:top w:val="none" w:sz="0" w:space="0" w:color="auto"/>
                                <w:left w:val="none" w:sz="0" w:space="0" w:color="auto"/>
                                <w:bottom w:val="none" w:sz="0" w:space="0" w:color="auto"/>
                                <w:right w:val="none" w:sz="0" w:space="0" w:color="auto"/>
                              </w:divBdr>
                            </w:div>
                          </w:divsChild>
                        </w:div>
                        <w:div w:id="1303072730">
                          <w:marLeft w:val="0"/>
                          <w:marRight w:val="0"/>
                          <w:marTop w:val="0"/>
                          <w:marBottom w:val="0"/>
                          <w:divBdr>
                            <w:top w:val="single" w:sz="2" w:space="1" w:color="FFFFFF"/>
                            <w:left w:val="single" w:sz="2" w:space="11" w:color="FFFFFF"/>
                            <w:bottom w:val="single" w:sz="2" w:space="1" w:color="FFFFFF"/>
                            <w:right w:val="single" w:sz="2" w:space="4" w:color="FFFFFF"/>
                          </w:divBdr>
                          <w:divsChild>
                            <w:div w:id="1264800882">
                              <w:marLeft w:val="0"/>
                              <w:marRight w:val="0"/>
                              <w:marTop w:val="0"/>
                              <w:marBottom w:val="0"/>
                              <w:divBdr>
                                <w:top w:val="none" w:sz="0" w:space="0" w:color="auto"/>
                                <w:left w:val="none" w:sz="0" w:space="0" w:color="auto"/>
                                <w:bottom w:val="none" w:sz="0" w:space="0" w:color="auto"/>
                                <w:right w:val="none" w:sz="0" w:space="0" w:color="auto"/>
                              </w:divBdr>
                            </w:div>
                          </w:divsChild>
                        </w:div>
                        <w:div w:id="1357466356">
                          <w:marLeft w:val="0"/>
                          <w:marRight w:val="0"/>
                          <w:marTop w:val="0"/>
                          <w:marBottom w:val="0"/>
                          <w:divBdr>
                            <w:top w:val="single" w:sz="2" w:space="1" w:color="FFFFFF"/>
                            <w:left w:val="single" w:sz="2" w:space="11" w:color="FFFFFF"/>
                            <w:bottom w:val="single" w:sz="2" w:space="1" w:color="FFFFFF"/>
                            <w:right w:val="single" w:sz="2" w:space="4" w:color="FFFFFF"/>
                          </w:divBdr>
                          <w:divsChild>
                            <w:div w:id="1417048641">
                              <w:marLeft w:val="0"/>
                              <w:marRight w:val="0"/>
                              <w:marTop w:val="0"/>
                              <w:marBottom w:val="0"/>
                              <w:divBdr>
                                <w:top w:val="none" w:sz="0" w:space="0" w:color="auto"/>
                                <w:left w:val="none" w:sz="0" w:space="0" w:color="auto"/>
                                <w:bottom w:val="none" w:sz="0" w:space="0" w:color="auto"/>
                                <w:right w:val="none" w:sz="0" w:space="0" w:color="auto"/>
                              </w:divBdr>
                            </w:div>
                          </w:divsChild>
                        </w:div>
                        <w:div w:id="1387298504">
                          <w:marLeft w:val="0"/>
                          <w:marRight w:val="0"/>
                          <w:marTop w:val="0"/>
                          <w:marBottom w:val="0"/>
                          <w:divBdr>
                            <w:top w:val="single" w:sz="2" w:space="1" w:color="FFFFFF"/>
                            <w:left w:val="single" w:sz="2" w:space="11" w:color="FFFFFF"/>
                            <w:bottom w:val="single" w:sz="2" w:space="1" w:color="FFFFFF"/>
                            <w:right w:val="single" w:sz="2" w:space="4" w:color="FFFFFF"/>
                          </w:divBdr>
                          <w:divsChild>
                            <w:div w:id="613366603">
                              <w:marLeft w:val="0"/>
                              <w:marRight w:val="0"/>
                              <w:marTop w:val="0"/>
                              <w:marBottom w:val="0"/>
                              <w:divBdr>
                                <w:top w:val="none" w:sz="0" w:space="0" w:color="auto"/>
                                <w:left w:val="none" w:sz="0" w:space="0" w:color="auto"/>
                                <w:bottom w:val="none" w:sz="0" w:space="0" w:color="auto"/>
                                <w:right w:val="none" w:sz="0" w:space="0" w:color="auto"/>
                              </w:divBdr>
                            </w:div>
                          </w:divsChild>
                        </w:div>
                        <w:div w:id="1389498698">
                          <w:marLeft w:val="0"/>
                          <w:marRight w:val="0"/>
                          <w:marTop w:val="0"/>
                          <w:marBottom w:val="0"/>
                          <w:divBdr>
                            <w:top w:val="single" w:sz="2" w:space="1" w:color="FFFFFF"/>
                            <w:left w:val="single" w:sz="2" w:space="11" w:color="FFFFFF"/>
                            <w:bottom w:val="single" w:sz="2" w:space="1" w:color="FFFFFF"/>
                            <w:right w:val="single" w:sz="2" w:space="4" w:color="FFFFFF"/>
                          </w:divBdr>
                          <w:divsChild>
                            <w:div w:id="995493764">
                              <w:marLeft w:val="0"/>
                              <w:marRight w:val="0"/>
                              <w:marTop w:val="0"/>
                              <w:marBottom w:val="0"/>
                              <w:divBdr>
                                <w:top w:val="none" w:sz="0" w:space="0" w:color="auto"/>
                                <w:left w:val="none" w:sz="0" w:space="0" w:color="auto"/>
                                <w:bottom w:val="none" w:sz="0" w:space="0" w:color="auto"/>
                                <w:right w:val="none" w:sz="0" w:space="0" w:color="auto"/>
                              </w:divBdr>
                            </w:div>
                          </w:divsChild>
                        </w:div>
                        <w:div w:id="1515922630">
                          <w:marLeft w:val="0"/>
                          <w:marRight w:val="0"/>
                          <w:marTop w:val="0"/>
                          <w:marBottom w:val="0"/>
                          <w:divBdr>
                            <w:top w:val="single" w:sz="2" w:space="1" w:color="FFFFFF"/>
                            <w:left w:val="single" w:sz="2" w:space="11" w:color="FFFFFF"/>
                            <w:bottom w:val="single" w:sz="2" w:space="1" w:color="FFFFFF"/>
                            <w:right w:val="single" w:sz="2" w:space="4" w:color="FFFFFF"/>
                          </w:divBdr>
                          <w:divsChild>
                            <w:div w:id="508759400">
                              <w:marLeft w:val="0"/>
                              <w:marRight w:val="0"/>
                              <w:marTop w:val="0"/>
                              <w:marBottom w:val="0"/>
                              <w:divBdr>
                                <w:top w:val="none" w:sz="0" w:space="0" w:color="auto"/>
                                <w:left w:val="none" w:sz="0" w:space="0" w:color="auto"/>
                                <w:bottom w:val="none" w:sz="0" w:space="0" w:color="auto"/>
                                <w:right w:val="none" w:sz="0" w:space="0" w:color="auto"/>
                              </w:divBdr>
                            </w:div>
                          </w:divsChild>
                        </w:div>
                        <w:div w:id="1602957044">
                          <w:marLeft w:val="0"/>
                          <w:marRight w:val="0"/>
                          <w:marTop w:val="0"/>
                          <w:marBottom w:val="0"/>
                          <w:divBdr>
                            <w:top w:val="single" w:sz="2" w:space="1" w:color="FFFFFF"/>
                            <w:left w:val="single" w:sz="2" w:space="11" w:color="FFFFFF"/>
                            <w:bottom w:val="single" w:sz="2" w:space="1" w:color="FFFFFF"/>
                            <w:right w:val="single" w:sz="2" w:space="4" w:color="FFFFFF"/>
                          </w:divBdr>
                          <w:divsChild>
                            <w:div w:id="1399553">
                              <w:marLeft w:val="0"/>
                              <w:marRight w:val="0"/>
                              <w:marTop w:val="0"/>
                              <w:marBottom w:val="0"/>
                              <w:divBdr>
                                <w:top w:val="none" w:sz="0" w:space="0" w:color="auto"/>
                                <w:left w:val="none" w:sz="0" w:space="0" w:color="auto"/>
                                <w:bottom w:val="none" w:sz="0" w:space="0" w:color="auto"/>
                                <w:right w:val="none" w:sz="0" w:space="0" w:color="auto"/>
                              </w:divBdr>
                            </w:div>
                          </w:divsChild>
                        </w:div>
                        <w:div w:id="1801418885">
                          <w:marLeft w:val="0"/>
                          <w:marRight w:val="0"/>
                          <w:marTop w:val="0"/>
                          <w:marBottom w:val="0"/>
                          <w:divBdr>
                            <w:top w:val="single" w:sz="2" w:space="4" w:color="FFFFFF"/>
                            <w:left w:val="single" w:sz="2" w:space="11" w:color="FFFFFF"/>
                            <w:bottom w:val="single" w:sz="2" w:space="1" w:color="FFFFFF"/>
                            <w:right w:val="single" w:sz="2" w:space="4" w:color="FFFFFF"/>
                          </w:divBdr>
                          <w:divsChild>
                            <w:div w:id="843201409">
                              <w:marLeft w:val="0"/>
                              <w:marRight w:val="0"/>
                              <w:marTop w:val="0"/>
                              <w:marBottom w:val="0"/>
                              <w:divBdr>
                                <w:top w:val="none" w:sz="0" w:space="0" w:color="auto"/>
                                <w:left w:val="none" w:sz="0" w:space="0" w:color="auto"/>
                                <w:bottom w:val="none" w:sz="0" w:space="0" w:color="auto"/>
                                <w:right w:val="none" w:sz="0" w:space="0" w:color="auto"/>
                              </w:divBdr>
                            </w:div>
                          </w:divsChild>
                        </w:div>
                        <w:div w:id="1820613565">
                          <w:marLeft w:val="0"/>
                          <w:marRight w:val="0"/>
                          <w:marTop w:val="0"/>
                          <w:marBottom w:val="0"/>
                          <w:divBdr>
                            <w:top w:val="single" w:sz="2" w:space="1" w:color="FFFFFF"/>
                            <w:left w:val="single" w:sz="2" w:space="11" w:color="FFFFFF"/>
                            <w:bottom w:val="single" w:sz="2" w:space="1" w:color="FFFFFF"/>
                            <w:right w:val="single" w:sz="2" w:space="4" w:color="FFFFFF"/>
                          </w:divBdr>
                          <w:divsChild>
                            <w:div w:id="190611144">
                              <w:marLeft w:val="0"/>
                              <w:marRight w:val="0"/>
                              <w:marTop w:val="0"/>
                              <w:marBottom w:val="0"/>
                              <w:divBdr>
                                <w:top w:val="none" w:sz="0" w:space="0" w:color="auto"/>
                                <w:left w:val="none" w:sz="0" w:space="0" w:color="auto"/>
                                <w:bottom w:val="none" w:sz="0" w:space="0" w:color="auto"/>
                                <w:right w:val="none" w:sz="0" w:space="0" w:color="auto"/>
                              </w:divBdr>
                            </w:div>
                          </w:divsChild>
                        </w:div>
                        <w:div w:id="1882473228">
                          <w:marLeft w:val="0"/>
                          <w:marRight w:val="0"/>
                          <w:marTop w:val="0"/>
                          <w:marBottom w:val="0"/>
                          <w:divBdr>
                            <w:top w:val="single" w:sz="2" w:space="1" w:color="FFFFFF"/>
                            <w:left w:val="single" w:sz="2" w:space="11" w:color="FFFFFF"/>
                            <w:bottom w:val="single" w:sz="2" w:space="1" w:color="FFFFFF"/>
                            <w:right w:val="single" w:sz="2" w:space="4" w:color="FFFFFF"/>
                          </w:divBdr>
                          <w:divsChild>
                            <w:div w:id="1083795022">
                              <w:marLeft w:val="0"/>
                              <w:marRight w:val="0"/>
                              <w:marTop w:val="0"/>
                              <w:marBottom w:val="0"/>
                              <w:divBdr>
                                <w:top w:val="none" w:sz="0" w:space="0" w:color="auto"/>
                                <w:left w:val="none" w:sz="0" w:space="0" w:color="auto"/>
                                <w:bottom w:val="none" w:sz="0" w:space="0" w:color="auto"/>
                                <w:right w:val="none" w:sz="0" w:space="0" w:color="auto"/>
                              </w:divBdr>
                            </w:div>
                          </w:divsChild>
                        </w:div>
                        <w:div w:id="1951354275">
                          <w:marLeft w:val="0"/>
                          <w:marRight w:val="0"/>
                          <w:marTop w:val="0"/>
                          <w:marBottom w:val="0"/>
                          <w:divBdr>
                            <w:top w:val="single" w:sz="2" w:space="1" w:color="FFFFFF"/>
                            <w:left w:val="single" w:sz="2" w:space="11" w:color="FFFFFF"/>
                            <w:bottom w:val="single" w:sz="2" w:space="1" w:color="FFFFFF"/>
                            <w:right w:val="single" w:sz="2" w:space="4" w:color="FFFFFF"/>
                          </w:divBdr>
                          <w:divsChild>
                            <w:div w:id="118266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2604654">
      <w:bodyDiv w:val="1"/>
      <w:marLeft w:val="0"/>
      <w:marRight w:val="0"/>
      <w:marTop w:val="0"/>
      <w:marBottom w:val="0"/>
      <w:divBdr>
        <w:top w:val="none" w:sz="0" w:space="0" w:color="auto"/>
        <w:left w:val="none" w:sz="0" w:space="0" w:color="auto"/>
        <w:bottom w:val="none" w:sz="0" w:space="0" w:color="auto"/>
        <w:right w:val="none" w:sz="0" w:space="0" w:color="auto"/>
      </w:divBdr>
    </w:div>
    <w:div w:id="1588536236">
      <w:bodyDiv w:val="1"/>
      <w:marLeft w:val="0"/>
      <w:marRight w:val="0"/>
      <w:marTop w:val="0"/>
      <w:marBottom w:val="0"/>
      <w:divBdr>
        <w:top w:val="none" w:sz="0" w:space="0" w:color="auto"/>
        <w:left w:val="none" w:sz="0" w:space="0" w:color="auto"/>
        <w:bottom w:val="none" w:sz="0" w:space="0" w:color="auto"/>
        <w:right w:val="none" w:sz="0" w:space="0" w:color="auto"/>
      </w:divBdr>
      <w:divsChild>
        <w:div w:id="983389308">
          <w:marLeft w:val="0"/>
          <w:marRight w:val="0"/>
          <w:marTop w:val="0"/>
          <w:marBottom w:val="0"/>
          <w:divBdr>
            <w:top w:val="none" w:sz="0" w:space="0" w:color="auto"/>
            <w:left w:val="none" w:sz="0" w:space="0" w:color="auto"/>
            <w:bottom w:val="none" w:sz="0" w:space="0" w:color="auto"/>
            <w:right w:val="none" w:sz="0" w:space="0" w:color="auto"/>
          </w:divBdr>
        </w:div>
        <w:div w:id="1088577789">
          <w:marLeft w:val="0"/>
          <w:marRight w:val="0"/>
          <w:marTop w:val="0"/>
          <w:marBottom w:val="0"/>
          <w:divBdr>
            <w:top w:val="none" w:sz="0" w:space="0" w:color="auto"/>
            <w:left w:val="none" w:sz="0" w:space="0" w:color="auto"/>
            <w:bottom w:val="none" w:sz="0" w:space="0" w:color="auto"/>
            <w:right w:val="none" w:sz="0" w:space="0" w:color="auto"/>
          </w:divBdr>
          <w:divsChild>
            <w:div w:id="274793707">
              <w:marLeft w:val="0"/>
              <w:marRight w:val="0"/>
              <w:marTop w:val="0"/>
              <w:marBottom w:val="0"/>
              <w:divBdr>
                <w:top w:val="none" w:sz="0" w:space="0" w:color="auto"/>
                <w:left w:val="none" w:sz="0" w:space="0" w:color="auto"/>
                <w:bottom w:val="none" w:sz="0" w:space="0" w:color="auto"/>
                <w:right w:val="none" w:sz="0" w:space="0" w:color="auto"/>
              </w:divBdr>
              <w:divsChild>
                <w:div w:id="1953171307">
                  <w:marLeft w:val="0"/>
                  <w:marRight w:val="0"/>
                  <w:marTop w:val="0"/>
                  <w:marBottom w:val="0"/>
                  <w:divBdr>
                    <w:top w:val="none" w:sz="0" w:space="0" w:color="auto"/>
                    <w:left w:val="none" w:sz="0" w:space="0" w:color="auto"/>
                    <w:bottom w:val="none" w:sz="0" w:space="0" w:color="auto"/>
                    <w:right w:val="none" w:sz="0" w:space="0" w:color="auto"/>
                  </w:divBdr>
                </w:div>
              </w:divsChild>
            </w:div>
            <w:div w:id="329453405">
              <w:marLeft w:val="0"/>
              <w:marRight w:val="0"/>
              <w:marTop w:val="0"/>
              <w:marBottom w:val="300"/>
              <w:divBdr>
                <w:top w:val="none" w:sz="0" w:space="0" w:color="auto"/>
                <w:left w:val="none" w:sz="0" w:space="0" w:color="auto"/>
                <w:bottom w:val="none" w:sz="0" w:space="0" w:color="auto"/>
                <w:right w:val="none" w:sz="0" w:space="0" w:color="auto"/>
              </w:divBdr>
              <w:divsChild>
                <w:div w:id="1870295335">
                  <w:marLeft w:val="0"/>
                  <w:marRight w:val="0"/>
                  <w:marTop w:val="0"/>
                  <w:marBottom w:val="0"/>
                  <w:divBdr>
                    <w:top w:val="none" w:sz="0" w:space="0" w:color="auto"/>
                    <w:left w:val="none" w:sz="0" w:space="0" w:color="auto"/>
                    <w:bottom w:val="none" w:sz="0" w:space="0" w:color="auto"/>
                    <w:right w:val="none" w:sz="0" w:space="0" w:color="auto"/>
                  </w:divBdr>
                  <w:divsChild>
                    <w:div w:id="1044714520">
                      <w:marLeft w:val="0"/>
                      <w:marRight w:val="0"/>
                      <w:marTop w:val="0"/>
                      <w:marBottom w:val="0"/>
                      <w:divBdr>
                        <w:top w:val="none" w:sz="0" w:space="0" w:color="auto"/>
                        <w:left w:val="none" w:sz="0" w:space="0" w:color="auto"/>
                        <w:bottom w:val="none" w:sz="0" w:space="0" w:color="auto"/>
                        <w:right w:val="none" w:sz="0" w:space="0" w:color="auto"/>
                      </w:divBdr>
                      <w:divsChild>
                        <w:div w:id="32535667">
                          <w:marLeft w:val="0"/>
                          <w:marRight w:val="0"/>
                          <w:marTop w:val="0"/>
                          <w:marBottom w:val="0"/>
                          <w:divBdr>
                            <w:top w:val="single" w:sz="2" w:space="1" w:color="FFFFFF"/>
                            <w:left w:val="single" w:sz="2" w:space="11" w:color="FFFFFF"/>
                            <w:bottom w:val="single" w:sz="2" w:space="1" w:color="FFFFFF"/>
                            <w:right w:val="single" w:sz="2" w:space="4" w:color="FFFFFF"/>
                          </w:divBdr>
                          <w:divsChild>
                            <w:div w:id="1037580972">
                              <w:marLeft w:val="0"/>
                              <w:marRight w:val="0"/>
                              <w:marTop w:val="0"/>
                              <w:marBottom w:val="0"/>
                              <w:divBdr>
                                <w:top w:val="none" w:sz="0" w:space="0" w:color="auto"/>
                                <w:left w:val="none" w:sz="0" w:space="0" w:color="auto"/>
                                <w:bottom w:val="none" w:sz="0" w:space="0" w:color="auto"/>
                                <w:right w:val="none" w:sz="0" w:space="0" w:color="auto"/>
                              </w:divBdr>
                            </w:div>
                          </w:divsChild>
                        </w:div>
                        <w:div w:id="37246248">
                          <w:marLeft w:val="0"/>
                          <w:marRight w:val="0"/>
                          <w:marTop w:val="0"/>
                          <w:marBottom w:val="0"/>
                          <w:divBdr>
                            <w:top w:val="single" w:sz="2" w:space="1" w:color="FFFFFF"/>
                            <w:left w:val="single" w:sz="2" w:space="11" w:color="FFFFFF"/>
                            <w:bottom w:val="single" w:sz="2" w:space="1" w:color="FFFFFF"/>
                            <w:right w:val="single" w:sz="2" w:space="4" w:color="FFFFFF"/>
                          </w:divBdr>
                          <w:divsChild>
                            <w:div w:id="256713871">
                              <w:marLeft w:val="0"/>
                              <w:marRight w:val="0"/>
                              <w:marTop w:val="0"/>
                              <w:marBottom w:val="0"/>
                              <w:divBdr>
                                <w:top w:val="none" w:sz="0" w:space="0" w:color="auto"/>
                                <w:left w:val="none" w:sz="0" w:space="0" w:color="auto"/>
                                <w:bottom w:val="none" w:sz="0" w:space="0" w:color="auto"/>
                                <w:right w:val="none" w:sz="0" w:space="0" w:color="auto"/>
                              </w:divBdr>
                            </w:div>
                          </w:divsChild>
                        </w:div>
                        <w:div w:id="57673983">
                          <w:marLeft w:val="0"/>
                          <w:marRight w:val="0"/>
                          <w:marTop w:val="0"/>
                          <w:marBottom w:val="0"/>
                          <w:divBdr>
                            <w:top w:val="single" w:sz="2" w:space="1" w:color="FFFFFF"/>
                            <w:left w:val="single" w:sz="2" w:space="11" w:color="FFFFFF"/>
                            <w:bottom w:val="single" w:sz="2" w:space="1" w:color="FFFFFF"/>
                            <w:right w:val="single" w:sz="2" w:space="4" w:color="FFFFFF"/>
                          </w:divBdr>
                          <w:divsChild>
                            <w:div w:id="1970823358">
                              <w:marLeft w:val="0"/>
                              <w:marRight w:val="0"/>
                              <w:marTop w:val="0"/>
                              <w:marBottom w:val="0"/>
                              <w:divBdr>
                                <w:top w:val="none" w:sz="0" w:space="0" w:color="auto"/>
                                <w:left w:val="none" w:sz="0" w:space="0" w:color="auto"/>
                                <w:bottom w:val="none" w:sz="0" w:space="0" w:color="auto"/>
                                <w:right w:val="none" w:sz="0" w:space="0" w:color="auto"/>
                              </w:divBdr>
                            </w:div>
                          </w:divsChild>
                        </w:div>
                        <w:div w:id="174463778">
                          <w:marLeft w:val="0"/>
                          <w:marRight w:val="0"/>
                          <w:marTop w:val="0"/>
                          <w:marBottom w:val="0"/>
                          <w:divBdr>
                            <w:top w:val="single" w:sz="2" w:space="1" w:color="FFFFFF"/>
                            <w:left w:val="single" w:sz="2" w:space="11" w:color="FFFFFF"/>
                            <w:bottom w:val="single" w:sz="2" w:space="1" w:color="FFFFFF"/>
                            <w:right w:val="single" w:sz="2" w:space="4" w:color="FFFFFF"/>
                          </w:divBdr>
                          <w:divsChild>
                            <w:div w:id="405881881">
                              <w:marLeft w:val="0"/>
                              <w:marRight w:val="0"/>
                              <w:marTop w:val="0"/>
                              <w:marBottom w:val="0"/>
                              <w:divBdr>
                                <w:top w:val="none" w:sz="0" w:space="0" w:color="auto"/>
                                <w:left w:val="none" w:sz="0" w:space="0" w:color="auto"/>
                                <w:bottom w:val="none" w:sz="0" w:space="0" w:color="auto"/>
                                <w:right w:val="none" w:sz="0" w:space="0" w:color="auto"/>
                              </w:divBdr>
                            </w:div>
                          </w:divsChild>
                        </w:div>
                        <w:div w:id="274676259">
                          <w:marLeft w:val="0"/>
                          <w:marRight w:val="0"/>
                          <w:marTop w:val="0"/>
                          <w:marBottom w:val="0"/>
                          <w:divBdr>
                            <w:top w:val="single" w:sz="2" w:space="1" w:color="FFFFFF"/>
                            <w:left w:val="single" w:sz="2" w:space="11" w:color="FFFFFF"/>
                            <w:bottom w:val="single" w:sz="2" w:space="1" w:color="FFFFFF"/>
                            <w:right w:val="single" w:sz="2" w:space="4" w:color="FFFFFF"/>
                          </w:divBdr>
                          <w:divsChild>
                            <w:div w:id="511771942">
                              <w:marLeft w:val="0"/>
                              <w:marRight w:val="0"/>
                              <w:marTop w:val="0"/>
                              <w:marBottom w:val="0"/>
                              <w:divBdr>
                                <w:top w:val="none" w:sz="0" w:space="0" w:color="auto"/>
                                <w:left w:val="none" w:sz="0" w:space="0" w:color="auto"/>
                                <w:bottom w:val="none" w:sz="0" w:space="0" w:color="auto"/>
                                <w:right w:val="none" w:sz="0" w:space="0" w:color="auto"/>
                              </w:divBdr>
                            </w:div>
                          </w:divsChild>
                        </w:div>
                        <w:div w:id="293828814">
                          <w:marLeft w:val="0"/>
                          <w:marRight w:val="0"/>
                          <w:marTop w:val="0"/>
                          <w:marBottom w:val="0"/>
                          <w:divBdr>
                            <w:top w:val="single" w:sz="2" w:space="1" w:color="FFFFFF"/>
                            <w:left w:val="single" w:sz="2" w:space="11" w:color="FFFFFF"/>
                            <w:bottom w:val="single" w:sz="2" w:space="1" w:color="FFFFFF"/>
                            <w:right w:val="single" w:sz="2" w:space="4" w:color="FFFFFF"/>
                          </w:divBdr>
                          <w:divsChild>
                            <w:div w:id="1840541674">
                              <w:marLeft w:val="0"/>
                              <w:marRight w:val="0"/>
                              <w:marTop w:val="0"/>
                              <w:marBottom w:val="0"/>
                              <w:divBdr>
                                <w:top w:val="none" w:sz="0" w:space="0" w:color="auto"/>
                                <w:left w:val="none" w:sz="0" w:space="0" w:color="auto"/>
                                <w:bottom w:val="none" w:sz="0" w:space="0" w:color="auto"/>
                                <w:right w:val="none" w:sz="0" w:space="0" w:color="auto"/>
                              </w:divBdr>
                            </w:div>
                          </w:divsChild>
                        </w:div>
                        <w:div w:id="376467570">
                          <w:marLeft w:val="0"/>
                          <w:marRight w:val="0"/>
                          <w:marTop w:val="0"/>
                          <w:marBottom w:val="0"/>
                          <w:divBdr>
                            <w:top w:val="single" w:sz="2" w:space="1" w:color="FFFFFF"/>
                            <w:left w:val="single" w:sz="2" w:space="11" w:color="FFFFFF"/>
                            <w:bottom w:val="single" w:sz="2" w:space="1" w:color="FFFFFF"/>
                            <w:right w:val="single" w:sz="2" w:space="4" w:color="FFFFFF"/>
                          </w:divBdr>
                          <w:divsChild>
                            <w:div w:id="255135509">
                              <w:marLeft w:val="0"/>
                              <w:marRight w:val="0"/>
                              <w:marTop w:val="0"/>
                              <w:marBottom w:val="0"/>
                              <w:divBdr>
                                <w:top w:val="none" w:sz="0" w:space="0" w:color="auto"/>
                                <w:left w:val="none" w:sz="0" w:space="0" w:color="auto"/>
                                <w:bottom w:val="none" w:sz="0" w:space="0" w:color="auto"/>
                                <w:right w:val="none" w:sz="0" w:space="0" w:color="auto"/>
                              </w:divBdr>
                            </w:div>
                          </w:divsChild>
                        </w:div>
                        <w:div w:id="412119966">
                          <w:marLeft w:val="0"/>
                          <w:marRight w:val="0"/>
                          <w:marTop w:val="0"/>
                          <w:marBottom w:val="0"/>
                          <w:divBdr>
                            <w:top w:val="single" w:sz="2" w:space="1" w:color="FFFFFF"/>
                            <w:left w:val="single" w:sz="2" w:space="11" w:color="FFFFFF"/>
                            <w:bottom w:val="single" w:sz="2" w:space="1" w:color="FFFFFF"/>
                            <w:right w:val="single" w:sz="2" w:space="4" w:color="FFFFFF"/>
                          </w:divBdr>
                          <w:divsChild>
                            <w:div w:id="1700161957">
                              <w:marLeft w:val="0"/>
                              <w:marRight w:val="0"/>
                              <w:marTop w:val="0"/>
                              <w:marBottom w:val="0"/>
                              <w:divBdr>
                                <w:top w:val="none" w:sz="0" w:space="0" w:color="auto"/>
                                <w:left w:val="none" w:sz="0" w:space="0" w:color="auto"/>
                                <w:bottom w:val="none" w:sz="0" w:space="0" w:color="auto"/>
                                <w:right w:val="none" w:sz="0" w:space="0" w:color="auto"/>
                              </w:divBdr>
                            </w:div>
                          </w:divsChild>
                        </w:div>
                        <w:div w:id="431050994">
                          <w:marLeft w:val="0"/>
                          <w:marRight w:val="0"/>
                          <w:marTop w:val="0"/>
                          <w:marBottom w:val="0"/>
                          <w:divBdr>
                            <w:top w:val="single" w:sz="2" w:space="1" w:color="FFFFFF"/>
                            <w:left w:val="single" w:sz="2" w:space="11" w:color="FFFFFF"/>
                            <w:bottom w:val="single" w:sz="2" w:space="1" w:color="FFFFFF"/>
                            <w:right w:val="single" w:sz="2" w:space="4" w:color="FFFFFF"/>
                          </w:divBdr>
                          <w:divsChild>
                            <w:div w:id="967006268">
                              <w:marLeft w:val="0"/>
                              <w:marRight w:val="0"/>
                              <w:marTop w:val="0"/>
                              <w:marBottom w:val="0"/>
                              <w:divBdr>
                                <w:top w:val="none" w:sz="0" w:space="0" w:color="auto"/>
                                <w:left w:val="none" w:sz="0" w:space="0" w:color="auto"/>
                                <w:bottom w:val="none" w:sz="0" w:space="0" w:color="auto"/>
                                <w:right w:val="none" w:sz="0" w:space="0" w:color="auto"/>
                              </w:divBdr>
                            </w:div>
                          </w:divsChild>
                        </w:div>
                        <w:div w:id="503403867">
                          <w:marLeft w:val="0"/>
                          <w:marRight w:val="0"/>
                          <w:marTop w:val="0"/>
                          <w:marBottom w:val="0"/>
                          <w:divBdr>
                            <w:top w:val="single" w:sz="2" w:space="1" w:color="FFFFFF"/>
                            <w:left w:val="single" w:sz="2" w:space="11" w:color="FFFFFF"/>
                            <w:bottom w:val="single" w:sz="2" w:space="1" w:color="FFFFFF"/>
                            <w:right w:val="single" w:sz="2" w:space="4" w:color="FFFFFF"/>
                          </w:divBdr>
                          <w:divsChild>
                            <w:div w:id="46688574">
                              <w:marLeft w:val="0"/>
                              <w:marRight w:val="0"/>
                              <w:marTop w:val="0"/>
                              <w:marBottom w:val="0"/>
                              <w:divBdr>
                                <w:top w:val="none" w:sz="0" w:space="0" w:color="auto"/>
                                <w:left w:val="none" w:sz="0" w:space="0" w:color="auto"/>
                                <w:bottom w:val="none" w:sz="0" w:space="0" w:color="auto"/>
                                <w:right w:val="none" w:sz="0" w:space="0" w:color="auto"/>
                              </w:divBdr>
                            </w:div>
                          </w:divsChild>
                        </w:div>
                        <w:div w:id="674117764">
                          <w:marLeft w:val="0"/>
                          <w:marRight w:val="0"/>
                          <w:marTop w:val="0"/>
                          <w:marBottom w:val="0"/>
                          <w:divBdr>
                            <w:top w:val="single" w:sz="2" w:space="1" w:color="FFFFFF"/>
                            <w:left w:val="single" w:sz="2" w:space="11" w:color="FFFFFF"/>
                            <w:bottom w:val="single" w:sz="2" w:space="1" w:color="FFFFFF"/>
                            <w:right w:val="single" w:sz="2" w:space="4" w:color="FFFFFF"/>
                          </w:divBdr>
                          <w:divsChild>
                            <w:div w:id="473791237">
                              <w:marLeft w:val="0"/>
                              <w:marRight w:val="0"/>
                              <w:marTop w:val="0"/>
                              <w:marBottom w:val="0"/>
                              <w:divBdr>
                                <w:top w:val="none" w:sz="0" w:space="0" w:color="auto"/>
                                <w:left w:val="none" w:sz="0" w:space="0" w:color="auto"/>
                                <w:bottom w:val="none" w:sz="0" w:space="0" w:color="auto"/>
                                <w:right w:val="none" w:sz="0" w:space="0" w:color="auto"/>
                              </w:divBdr>
                            </w:div>
                          </w:divsChild>
                        </w:div>
                        <w:div w:id="706375087">
                          <w:marLeft w:val="0"/>
                          <w:marRight w:val="0"/>
                          <w:marTop w:val="0"/>
                          <w:marBottom w:val="0"/>
                          <w:divBdr>
                            <w:top w:val="single" w:sz="2" w:space="1" w:color="FFFFFF"/>
                            <w:left w:val="single" w:sz="2" w:space="11" w:color="FFFFFF"/>
                            <w:bottom w:val="single" w:sz="2" w:space="1" w:color="FFFFFF"/>
                            <w:right w:val="single" w:sz="2" w:space="4" w:color="FFFFFF"/>
                          </w:divBdr>
                          <w:divsChild>
                            <w:div w:id="657736009">
                              <w:marLeft w:val="0"/>
                              <w:marRight w:val="0"/>
                              <w:marTop w:val="0"/>
                              <w:marBottom w:val="0"/>
                              <w:divBdr>
                                <w:top w:val="none" w:sz="0" w:space="0" w:color="auto"/>
                                <w:left w:val="none" w:sz="0" w:space="0" w:color="auto"/>
                                <w:bottom w:val="none" w:sz="0" w:space="0" w:color="auto"/>
                                <w:right w:val="none" w:sz="0" w:space="0" w:color="auto"/>
                              </w:divBdr>
                            </w:div>
                          </w:divsChild>
                        </w:div>
                        <w:div w:id="755827826">
                          <w:marLeft w:val="0"/>
                          <w:marRight w:val="0"/>
                          <w:marTop w:val="0"/>
                          <w:marBottom w:val="0"/>
                          <w:divBdr>
                            <w:top w:val="single" w:sz="2" w:space="1" w:color="FFFFFF"/>
                            <w:left w:val="single" w:sz="2" w:space="11" w:color="FFFFFF"/>
                            <w:bottom w:val="single" w:sz="2" w:space="1" w:color="FFFFFF"/>
                            <w:right w:val="single" w:sz="2" w:space="4" w:color="FFFFFF"/>
                          </w:divBdr>
                          <w:divsChild>
                            <w:div w:id="289557510">
                              <w:marLeft w:val="0"/>
                              <w:marRight w:val="0"/>
                              <w:marTop w:val="0"/>
                              <w:marBottom w:val="0"/>
                              <w:divBdr>
                                <w:top w:val="none" w:sz="0" w:space="0" w:color="auto"/>
                                <w:left w:val="none" w:sz="0" w:space="0" w:color="auto"/>
                                <w:bottom w:val="none" w:sz="0" w:space="0" w:color="auto"/>
                                <w:right w:val="none" w:sz="0" w:space="0" w:color="auto"/>
                              </w:divBdr>
                            </w:div>
                          </w:divsChild>
                        </w:div>
                        <w:div w:id="852189010">
                          <w:marLeft w:val="0"/>
                          <w:marRight w:val="0"/>
                          <w:marTop w:val="0"/>
                          <w:marBottom w:val="0"/>
                          <w:divBdr>
                            <w:top w:val="single" w:sz="2" w:space="1" w:color="FFFFFF"/>
                            <w:left w:val="single" w:sz="2" w:space="11" w:color="FFFFFF"/>
                            <w:bottom w:val="single" w:sz="2" w:space="1" w:color="FFFFFF"/>
                            <w:right w:val="single" w:sz="2" w:space="4" w:color="FFFFFF"/>
                          </w:divBdr>
                          <w:divsChild>
                            <w:div w:id="720641501">
                              <w:marLeft w:val="0"/>
                              <w:marRight w:val="0"/>
                              <w:marTop w:val="0"/>
                              <w:marBottom w:val="0"/>
                              <w:divBdr>
                                <w:top w:val="none" w:sz="0" w:space="0" w:color="auto"/>
                                <w:left w:val="none" w:sz="0" w:space="0" w:color="auto"/>
                                <w:bottom w:val="none" w:sz="0" w:space="0" w:color="auto"/>
                                <w:right w:val="none" w:sz="0" w:space="0" w:color="auto"/>
                              </w:divBdr>
                            </w:div>
                          </w:divsChild>
                        </w:div>
                        <w:div w:id="928123418">
                          <w:marLeft w:val="0"/>
                          <w:marRight w:val="0"/>
                          <w:marTop w:val="0"/>
                          <w:marBottom w:val="0"/>
                          <w:divBdr>
                            <w:top w:val="single" w:sz="2" w:space="1" w:color="FFFFFF"/>
                            <w:left w:val="single" w:sz="2" w:space="11" w:color="FFFFFF"/>
                            <w:bottom w:val="single" w:sz="2" w:space="1" w:color="FFFFFF"/>
                            <w:right w:val="single" w:sz="2" w:space="4" w:color="FFFFFF"/>
                          </w:divBdr>
                          <w:divsChild>
                            <w:div w:id="1655840034">
                              <w:marLeft w:val="0"/>
                              <w:marRight w:val="0"/>
                              <w:marTop w:val="0"/>
                              <w:marBottom w:val="0"/>
                              <w:divBdr>
                                <w:top w:val="none" w:sz="0" w:space="0" w:color="auto"/>
                                <w:left w:val="none" w:sz="0" w:space="0" w:color="auto"/>
                                <w:bottom w:val="none" w:sz="0" w:space="0" w:color="auto"/>
                                <w:right w:val="none" w:sz="0" w:space="0" w:color="auto"/>
                              </w:divBdr>
                            </w:div>
                          </w:divsChild>
                        </w:div>
                        <w:div w:id="1078557112">
                          <w:marLeft w:val="0"/>
                          <w:marRight w:val="0"/>
                          <w:marTop w:val="0"/>
                          <w:marBottom w:val="0"/>
                          <w:divBdr>
                            <w:top w:val="single" w:sz="2" w:space="1" w:color="FFFFFF"/>
                            <w:left w:val="single" w:sz="2" w:space="11" w:color="FFFFFF"/>
                            <w:bottom w:val="single" w:sz="2" w:space="1" w:color="FFFFFF"/>
                            <w:right w:val="single" w:sz="2" w:space="4" w:color="FFFFFF"/>
                          </w:divBdr>
                          <w:divsChild>
                            <w:div w:id="139620195">
                              <w:marLeft w:val="0"/>
                              <w:marRight w:val="0"/>
                              <w:marTop w:val="0"/>
                              <w:marBottom w:val="0"/>
                              <w:divBdr>
                                <w:top w:val="none" w:sz="0" w:space="0" w:color="auto"/>
                                <w:left w:val="none" w:sz="0" w:space="0" w:color="auto"/>
                                <w:bottom w:val="none" w:sz="0" w:space="0" w:color="auto"/>
                                <w:right w:val="none" w:sz="0" w:space="0" w:color="auto"/>
                              </w:divBdr>
                            </w:div>
                          </w:divsChild>
                        </w:div>
                        <w:div w:id="1386299731">
                          <w:marLeft w:val="0"/>
                          <w:marRight w:val="0"/>
                          <w:marTop w:val="0"/>
                          <w:marBottom w:val="0"/>
                          <w:divBdr>
                            <w:top w:val="single" w:sz="2" w:space="1" w:color="FFFFFF"/>
                            <w:left w:val="single" w:sz="2" w:space="11" w:color="FFFFFF"/>
                            <w:bottom w:val="single" w:sz="2" w:space="1" w:color="FFFFFF"/>
                            <w:right w:val="single" w:sz="2" w:space="4" w:color="FFFFFF"/>
                          </w:divBdr>
                          <w:divsChild>
                            <w:div w:id="847794721">
                              <w:marLeft w:val="0"/>
                              <w:marRight w:val="0"/>
                              <w:marTop w:val="0"/>
                              <w:marBottom w:val="0"/>
                              <w:divBdr>
                                <w:top w:val="none" w:sz="0" w:space="0" w:color="auto"/>
                                <w:left w:val="none" w:sz="0" w:space="0" w:color="auto"/>
                                <w:bottom w:val="none" w:sz="0" w:space="0" w:color="auto"/>
                                <w:right w:val="none" w:sz="0" w:space="0" w:color="auto"/>
                              </w:divBdr>
                            </w:div>
                          </w:divsChild>
                        </w:div>
                        <w:div w:id="1390304970">
                          <w:marLeft w:val="0"/>
                          <w:marRight w:val="0"/>
                          <w:marTop w:val="0"/>
                          <w:marBottom w:val="0"/>
                          <w:divBdr>
                            <w:top w:val="single" w:sz="2" w:space="1" w:color="FFFFFF"/>
                            <w:left w:val="single" w:sz="2" w:space="11" w:color="FFFFFF"/>
                            <w:bottom w:val="single" w:sz="2" w:space="1" w:color="FFFFFF"/>
                            <w:right w:val="single" w:sz="2" w:space="4" w:color="FFFFFF"/>
                          </w:divBdr>
                          <w:divsChild>
                            <w:div w:id="1950428796">
                              <w:marLeft w:val="0"/>
                              <w:marRight w:val="0"/>
                              <w:marTop w:val="0"/>
                              <w:marBottom w:val="0"/>
                              <w:divBdr>
                                <w:top w:val="none" w:sz="0" w:space="0" w:color="auto"/>
                                <w:left w:val="none" w:sz="0" w:space="0" w:color="auto"/>
                                <w:bottom w:val="none" w:sz="0" w:space="0" w:color="auto"/>
                                <w:right w:val="none" w:sz="0" w:space="0" w:color="auto"/>
                              </w:divBdr>
                            </w:div>
                          </w:divsChild>
                        </w:div>
                        <w:div w:id="1459030603">
                          <w:marLeft w:val="0"/>
                          <w:marRight w:val="0"/>
                          <w:marTop w:val="0"/>
                          <w:marBottom w:val="0"/>
                          <w:divBdr>
                            <w:top w:val="single" w:sz="2" w:space="1" w:color="FFFFFF"/>
                            <w:left w:val="single" w:sz="2" w:space="11" w:color="FFFFFF"/>
                            <w:bottom w:val="single" w:sz="2" w:space="1" w:color="FFFFFF"/>
                            <w:right w:val="single" w:sz="2" w:space="4" w:color="FFFFFF"/>
                          </w:divBdr>
                          <w:divsChild>
                            <w:div w:id="2006474277">
                              <w:marLeft w:val="0"/>
                              <w:marRight w:val="0"/>
                              <w:marTop w:val="0"/>
                              <w:marBottom w:val="0"/>
                              <w:divBdr>
                                <w:top w:val="none" w:sz="0" w:space="0" w:color="auto"/>
                                <w:left w:val="none" w:sz="0" w:space="0" w:color="auto"/>
                                <w:bottom w:val="none" w:sz="0" w:space="0" w:color="auto"/>
                                <w:right w:val="none" w:sz="0" w:space="0" w:color="auto"/>
                              </w:divBdr>
                            </w:div>
                          </w:divsChild>
                        </w:div>
                        <w:div w:id="1460034083">
                          <w:marLeft w:val="0"/>
                          <w:marRight w:val="0"/>
                          <w:marTop w:val="0"/>
                          <w:marBottom w:val="0"/>
                          <w:divBdr>
                            <w:top w:val="single" w:sz="2" w:space="1" w:color="FFFFFF"/>
                            <w:left w:val="single" w:sz="2" w:space="11" w:color="FFFFFF"/>
                            <w:bottom w:val="single" w:sz="2" w:space="1" w:color="FFFFFF"/>
                            <w:right w:val="single" w:sz="2" w:space="4" w:color="FFFFFF"/>
                          </w:divBdr>
                          <w:divsChild>
                            <w:div w:id="1906256281">
                              <w:marLeft w:val="0"/>
                              <w:marRight w:val="0"/>
                              <w:marTop w:val="0"/>
                              <w:marBottom w:val="0"/>
                              <w:divBdr>
                                <w:top w:val="none" w:sz="0" w:space="0" w:color="auto"/>
                                <w:left w:val="none" w:sz="0" w:space="0" w:color="auto"/>
                                <w:bottom w:val="none" w:sz="0" w:space="0" w:color="auto"/>
                                <w:right w:val="none" w:sz="0" w:space="0" w:color="auto"/>
                              </w:divBdr>
                            </w:div>
                          </w:divsChild>
                        </w:div>
                        <w:div w:id="1531797136">
                          <w:marLeft w:val="0"/>
                          <w:marRight w:val="0"/>
                          <w:marTop w:val="0"/>
                          <w:marBottom w:val="0"/>
                          <w:divBdr>
                            <w:top w:val="single" w:sz="2" w:space="1" w:color="FFFFFF"/>
                            <w:left w:val="single" w:sz="2" w:space="11" w:color="FFFFFF"/>
                            <w:bottom w:val="single" w:sz="2" w:space="1" w:color="FFFFFF"/>
                            <w:right w:val="single" w:sz="2" w:space="4" w:color="FFFFFF"/>
                          </w:divBdr>
                          <w:divsChild>
                            <w:div w:id="409155216">
                              <w:marLeft w:val="0"/>
                              <w:marRight w:val="0"/>
                              <w:marTop w:val="0"/>
                              <w:marBottom w:val="0"/>
                              <w:divBdr>
                                <w:top w:val="none" w:sz="0" w:space="0" w:color="auto"/>
                                <w:left w:val="none" w:sz="0" w:space="0" w:color="auto"/>
                                <w:bottom w:val="none" w:sz="0" w:space="0" w:color="auto"/>
                                <w:right w:val="none" w:sz="0" w:space="0" w:color="auto"/>
                              </w:divBdr>
                            </w:div>
                          </w:divsChild>
                        </w:div>
                        <w:div w:id="1620910434">
                          <w:marLeft w:val="0"/>
                          <w:marRight w:val="0"/>
                          <w:marTop w:val="0"/>
                          <w:marBottom w:val="0"/>
                          <w:divBdr>
                            <w:top w:val="single" w:sz="2" w:space="4" w:color="FFFFFF"/>
                            <w:left w:val="single" w:sz="2" w:space="11" w:color="FFFFFF"/>
                            <w:bottom w:val="single" w:sz="2" w:space="1" w:color="FFFFFF"/>
                            <w:right w:val="single" w:sz="2" w:space="4" w:color="FFFFFF"/>
                          </w:divBdr>
                          <w:divsChild>
                            <w:div w:id="884097384">
                              <w:marLeft w:val="0"/>
                              <w:marRight w:val="0"/>
                              <w:marTop w:val="0"/>
                              <w:marBottom w:val="0"/>
                              <w:divBdr>
                                <w:top w:val="none" w:sz="0" w:space="0" w:color="auto"/>
                                <w:left w:val="none" w:sz="0" w:space="0" w:color="auto"/>
                                <w:bottom w:val="none" w:sz="0" w:space="0" w:color="auto"/>
                                <w:right w:val="none" w:sz="0" w:space="0" w:color="auto"/>
                              </w:divBdr>
                            </w:div>
                          </w:divsChild>
                        </w:div>
                        <w:div w:id="1731076200">
                          <w:marLeft w:val="0"/>
                          <w:marRight w:val="0"/>
                          <w:marTop w:val="0"/>
                          <w:marBottom w:val="0"/>
                          <w:divBdr>
                            <w:top w:val="single" w:sz="2" w:space="1" w:color="FFFFFF"/>
                            <w:left w:val="single" w:sz="2" w:space="11" w:color="FFFFFF"/>
                            <w:bottom w:val="single" w:sz="2" w:space="4" w:color="FFFFFF"/>
                            <w:right w:val="single" w:sz="2" w:space="4" w:color="FFFFFF"/>
                          </w:divBdr>
                          <w:divsChild>
                            <w:div w:id="1738479934">
                              <w:marLeft w:val="0"/>
                              <w:marRight w:val="0"/>
                              <w:marTop w:val="0"/>
                              <w:marBottom w:val="0"/>
                              <w:divBdr>
                                <w:top w:val="none" w:sz="0" w:space="0" w:color="auto"/>
                                <w:left w:val="none" w:sz="0" w:space="0" w:color="auto"/>
                                <w:bottom w:val="none" w:sz="0" w:space="0" w:color="auto"/>
                                <w:right w:val="none" w:sz="0" w:space="0" w:color="auto"/>
                              </w:divBdr>
                            </w:div>
                          </w:divsChild>
                        </w:div>
                        <w:div w:id="1752501609">
                          <w:marLeft w:val="0"/>
                          <w:marRight w:val="0"/>
                          <w:marTop w:val="0"/>
                          <w:marBottom w:val="0"/>
                          <w:divBdr>
                            <w:top w:val="single" w:sz="2" w:space="1" w:color="FFFFFF"/>
                            <w:left w:val="single" w:sz="2" w:space="11" w:color="FFFFFF"/>
                            <w:bottom w:val="single" w:sz="2" w:space="1" w:color="FFFFFF"/>
                            <w:right w:val="single" w:sz="2" w:space="4" w:color="FFFFFF"/>
                          </w:divBdr>
                          <w:divsChild>
                            <w:div w:id="948513477">
                              <w:marLeft w:val="0"/>
                              <w:marRight w:val="0"/>
                              <w:marTop w:val="0"/>
                              <w:marBottom w:val="0"/>
                              <w:divBdr>
                                <w:top w:val="none" w:sz="0" w:space="0" w:color="auto"/>
                                <w:left w:val="none" w:sz="0" w:space="0" w:color="auto"/>
                                <w:bottom w:val="none" w:sz="0" w:space="0" w:color="auto"/>
                                <w:right w:val="none" w:sz="0" w:space="0" w:color="auto"/>
                              </w:divBdr>
                            </w:div>
                          </w:divsChild>
                        </w:div>
                        <w:div w:id="1798180701">
                          <w:marLeft w:val="0"/>
                          <w:marRight w:val="0"/>
                          <w:marTop w:val="0"/>
                          <w:marBottom w:val="0"/>
                          <w:divBdr>
                            <w:top w:val="single" w:sz="2" w:space="1" w:color="FFFFFF"/>
                            <w:left w:val="single" w:sz="2" w:space="11" w:color="FFFFFF"/>
                            <w:bottom w:val="single" w:sz="2" w:space="1" w:color="FFFFFF"/>
                            <w:right w:val="single" w:sz="2" w:space="4" w:color="FFFFFF"/>
                          </w:divBdr>
                          <w:divsChild>
                            <w:div w:id="624897554">
                              <w:marLeft w:val="0"/>
                              <w:marRight w:val="0"/>
                              <w:marTop w:val="0"/>
                              <w:marBottom w:val="0"/>
                              <w:divBdr>
                                <w:top w:val="none" w:sz="0" w:space="0" w:color="auto"/>
                                <w:left w:val="none" w:sz="0" w:space="0" w:color="auto"/>
                                <w:bottom w:val="none" w:sz="0" w:space="0" w:color="auto"/>
                                <w:right w:val="none" w:sz="0" w:space="0" w:color="auto"/>
                              </w:divBdr>
                            </w:div>
                          </w:divsChild>
                        </w:div>
                        <w:div w:id="1929534237">
                          <w:marLeft w:val="0"/>
                          <w:marRight w:val="0"/>
                          <w:marTop w:val="0"/>
                          <w:marBottom w:val="0"/>
                          <w:divBdr>
                            <w:top w:val="single" w:sz="2" w:space="1" w:color="FFFFFF"/>
                            <w:left w:val="single" w:sz="2" w:space="11" w:color="FFFFFF"/>
                            <w:bottom w:val="single" w:sz="2" w:space="1" w:color="FFFFFF"/>
                            <w:right w:val="single" w:sz="2" w:space="4" w:color="FFFFFF"/>
                          </w:divBdr>
                          <w:divsChild>
                            <w:div w:id="352418150">
                              <w:marLeft w:val="0"/>
                              <w:marRight w:val="0"/>
                              <w:marTop w:val="0"/>
                              <w:marBottom w:val="0"/>
                              <w:divBdr>
                                <w:top w:val="none" w:sz="0" w:space="0" w:color="auto"/>
                                <w:left w:val="none" w:sz="0" w:space="0" w:color="auto"/>
                                <w:bottom w:val="none" w:sz="0" w:space="0" w:color="auto"/>
                                <w:right w:val="none" w:sz="0" w:space="0" w:color="auto"/>
                              </w:divBdr>
                            </w:div>
                          </w:divsChild>
                        </w:div>
                        <w:div w:id="1935933967">
                          <w:marLeft w:val="0"/>
                          <w:marRight w:val="0"/>
                          <w:marTop w:val="0"/>
                          <w:marBottom w:val="0"/>
                          <w:divBdr>
                            <w:top w:val="single" w:sz="2" w:space="1" w:color="FFFFFF"/>
                            <w:left w:val="single" w:sz="2" w:space="11" w:color="FFFFFF"/>
                            <w:bottom w:val="single" w:sz="2" w:space="1" w:color="FFFFFF"/>
                            <w:right w:val="single" w:sz="2" w:space="4" w:color="FFFFFF"/>
                          </w:divBdr>
                          <w:divsChild>
                            <w:div w:id="1510677355">
                              <w:marLeft w:val="0"/>
                              <w:marRight w:val="0"/>
                              <w:marTop w:val="0"/>
                              <w:marBottom w:val="0"/>
                              <w:divBdr>
                                <w:top w:val="none" w:sz="0" w:space="0" w:color="auto"/>
                                <w:left w:val="none" w:sz="0" w:space="0" w:color="auto"/>
                                <w:bottom w:val="none" w:sz="0" w:space="0" w:color="auto"/>
                                <w:right w:val="none" w:sz="0" w:space="0" w:color="auto"/>
                              </w:divBdr>
                            </w:div>
                          </w:divsChild>
                        </w:div>
                        <w:div w:id="1943755293">
                          <w:marLeft w:val="0"/>
                          <w:marRight w:val="0"/>
                          <w:marTop w:val="0"/>
                          <w:marBottom w:val="0"/>
                          <w:divBdr>
                            <w:top w:val="single" w:sz="2" w:space="1" w:color="FFFFFF"/>
                            <w:left w:val="single" w:sz="2" w:space="11" w:color="FFFFFF"/>
                            <w:bottom w:val="single" w:sz="2" w:space="1" w:color="FFFFFF"/>
                            <w:right w:val="single" w:sz="2" w:space="4" w:color="FFFFFF"/>
                          </w:divBdr>
                          <w:divsChild>
                            <w:div w:id="447430683">
                              <w:marLeft w:val="0"/>
                              <w:marRight w:val="0"/>
                              <w:marTop w:val="0"/>
                              <w:marBottom w:val="0"/>
                              <w:divBdr>
                                <w:top w:val="none" w:sz="0" w:space="0" w:color="auto"/>
                                <w:left w:val="none" w:sz="0" w:space="0" w:color="auto"/>
                                <w:bottom w:val="none" w:sz="0" w:space="0" w:color="auto"/>
                                <w:right w:val="none" w:sz="0" w:space="0" w:color="auto"/>
                              </w:divBdr>
                            </w:div>
                          </w:divsChild>
                        </w:div>
                        <w:div w:id="1992100816">
                          <w:marLeft w:val="0"/>
                          <w:marRight w:val="0"/>
                          <w:marTop w:val="0"/>
                          <w:marBottom w:val="0"/>
                          <w:divBdr>
                            <w:top w:val="single" w:sz="2" w:space="1" w:color="FFFFFF"/>
                            <w:left w:val="single" w:sz="2" w:space="11" w:color="FFFFFF"/>
                            <w:bottom w:val="single" w:sz="2" w:space="1" w:color="FFFFFF"/>
                            <w:right w:val="single" w:sz="2" w:space="4" w:color="FFFFFF"/>
                          </w:divBdr>
                          <w:divsChild>
                            <w:div w:id="955142069">
                              <w:marLeft w:val="0"/>
                              <w:marRight w:val="0"/>
                              <w:marTop w:val="0"/>
                              <w:marBottom w:val="0"/>
                              <w:divBdr>
                                <w:top w:val="none" w:sz="0" w:space="0" w:color="auto"/>
                                <w:left w:val="none" w:sz="0" w:space="0" w:color="auto"/>
                                <w:bottom w:val="none" w:sz="0" w:space="0" w:color="auto"/>
                                <w:right w:val="none" w:sz="0" w:space="0" w:color="auto"/>
                              </w:divBdr>
                            </w:div>
                          </w:divsChild>
                        </w:div>
                        <w:div w:id="2009362318">
                          <w:marLeft w:val="0"/>
                          <w:marRight w:val="0"/>
                          <w:marTop w:val="0"/>
                          <w:marBottom w:val="0"/>
                          <w:divBdr>
                            <w:top w:val="single" w:sz="2" w:space="1" w:color="FFFFFF"/>
                            <w:left w:val="single" w:sz="2" w:space="11" w:color="FFFFFF"/>
                            <w:bottom w:val="single" w:sz="2" w:space="1" w:color="FFFFFF"/>
                            <w:right w:val="single" w:sz="2" w:space="4" w:color="FFFFFF"/>
                          </w:divBdr>
                          <w:divsChild>
                            <w:div w:id="7971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5045765">
              <w:marLeft w:val="0"/>
              <w:marRight w:val="0"/>
              <w:marTop w:val="0"/>
              <w:marBottom w:val="0"/>
              <w:divBdr>
                <w:top w:val="none" w:sz="0" w:space="0" w:color="auto"/>
                <w:left w:val="none" w:sz="0" w:space="0" w:color="auto"/>
                <w:bottom w:val="none" w:sz="0" w:space="0" w:color="auto"/>
                <w:right w:val="none" w:sz="0" w:space="0" w:color="auto"/>
              </w:divBdr>
              <w:divsChild>
                <w:div w:id="109059869">
                  <w:marLeft w:val="0"/>
                  <w:marRight w:val="0"/>
                  <w:marTop w:val="0"/>
                  <w:marBottom w:val="0"/>
                  <w:divBdr>
                    <w:top w:val="none" w:sz="0" w:space="0" w:color="auto"/>
                    <w:left w:val="none" w:sz="0" w:space="0" w:color="auto"/>
                    <w:bottom w:val="none" w:sz="0" w:space="0" w:color="auto"/>
                    <w:right w:val="none" w:sz="0" w:space="0" w:color="auto"/>
                  </w:divBdr>
                </w:div>
              </w:divsChild>
            </w:div>
            <w:div w:id="840778207">
              <w:marLeft w:val="0"/>
              <w:marRight w:val="0"/>
              <w:marTop w:val="0"/>
              <w:marBottom w:val="300"/>
              <w:divBdr>
                <w:top w:val="none" w:sz="0" w:space="0" w:color="auto"/>
                <w:left w:val="none" w:sz="0" w:space="0" w:color="auto"/>
                <w:bottom w:val="none" w:sz="0" w:space="0" w:color="auto"/>
                <w:right w:val="none" w:sz="0" w:space="0" w:color="auto"/>
              </w:divBdr>
              <w:divsChild>
                <w:div w:id="1242329864">
                  <w:marLeft w:val="0"/>
                  <w:marRight w:val="0"/>
                  <w:marTop w:val="0"/>
                  <w:marBottom w:val="0"/>
                  <w:divBdr>
                    <w:top w:val="none" w:sz="0" w:space="0" w:color="auto"/>
                    <w:left w:val="none" w:sz="0" w:space="0" w:color="auto"/>
                    <w:bottom w:val="none" w:sz="0" w:space="0" w:color="auto"/>
                    <w:right w:val="none" w:sz="0" w:space="0" w:color="auto"/>
                  </w:divBdr>
                  <w:divsChild>
                    <w:div w:id="2138450902">
                      <w:marLeft w:val="0"/>
                      <w:marRight w:val="0"/>
                      <w:marTop w:val="0"/>
                      <w:marBottom w:val="0"/>
                      <w:divBdr>
                        <w:top w:val="none" w:sz="0" w:space="0" w:color="auto"/>
                        <w:left w:val="none" w:sz="0" w:space="0" w:color="auto"/>
                        <w:bottom w:val="none" w:sz="0" w:space="0" w:color="auto"/>
                        <w:right w:val="none" w:sz="0" w:space="0" w:color="auto"/>
                      </w:divBdr>
                      <w:divsChild>
                        <w:div w:id="75632826">
                          <w:marLeft w:val="0"/>
                          <w:marRight w:val="0"/>
                          <w:marTop w:val="0"/>
                          <w:marBottom w:val="0"/>
                          <w:divBdr>
                            <w:top w:val="single" w:sz="2" w:space="1" w:color="FFFFFF"/>
                            <w:left w:val="single" w:sz="2" w:space="11" w:color="FFFFFF"/>
                            <w:bottom w:val="single" w:sz="2" w:space="1" w:color="FFFFFF"/>
                            <w:right w:val="single" w:sz="2" w:space="4" w:color="FFFFFF"/>
                          </w:divBdr>
                          <w:divsChild>
                            <w:div w:id="1361667139">
                              <w:marLeft w:val="0"/>
                              <w:marRight w:val="0"/>
                              <w:marTop w:val="0"/>
                              <w:marBottom w:val="0"/>
                              <w:divBdr>
                                <w:top w:val="none" w:sz="0" w:space="0" w:color="auto"/>
                                <w:left w:val="none" w:sz="0" w:space="0" w:color="auto"/>
                                <w:bottom w:val="none" w:sz="0" w:space="0" w:color="auto"/>
                                <w:right w:val="none" w:sz="0" w:space="0" w:color="auto"/>
                              </w:divBdr>
                            </w:div>
                          </w:divsChild>
                        </w:div>
                        <w:div w:id="147481083">
                          <w:marLeft w:val="0"/>
                          <w:marRight w:val="0"/>
                          <w:marTop w:val="0"/>
                          <w:marBottom w:val="0"/>
                          <w:divBdr>
                            <w:top w:val="single" w:sz="2" w:space="1" w:color="FFFFFF"/>
                            <w:left w:val="single" w:sz="2" w:space="11" w:color="FFFFFF"/>
                            <w:bottom w:val="single" w:sz="2" w:space="1" w:color="FFFFFF"/>
                            <w:right w:val="single" w:sz="2" w:space="4" w:color="FFFFFF"/>
                          </w:divBdr>
                          <w:divsChild>
                            <w:div w:id="1054544824">
                              <w:marLeft w:val="0"/>
                              <w:marRight w:val="0"/>
                              <w:marTop w:val="0"/>
                              <w:marBottom w:val="0"/>
                              <w:divBdr>
                                <w:top w:val="none" w:sz="0" w:space="0" w:color="auto"/>
                                <w:left w:val="none" w:sz="0" w:space="0" w:color="auto"/>
                                <w:bottom w:val="none" w:sz="0" w:space="0" w:color="auto"/>
                                <w:right w:val="none" w:sz="0" w:space="0" w:color="auto"/>
                              </w:divBdr>
                            </w:div>
                          </w:divsChild>
                        </w:div>
                        <w:div w:id="176575891">
                          <w:marLeft w:val="0"/>
                          <w:marRight w:val="0"/>
                          <w:marTop w:val="0"/>
                          <w:marBottom w:val="0"/>
                          <w:divBdr>
                            <w:top w:val="single" w:sz="2" w:space="1" w:color="FFFFFF"/>
                            <w:left w:val="single" w:sz="2" w:space="11" w:color="FFFFFF"/>
                            <w:bottom w:val="single" w:sz="2" w:space="1" w:color="FFFFFF"/>
                            <w:right w:val="single" w:sz="2" w:space="4" w:color="FFFFFF"/>
                          </w:divBdr>
                          <w:divsChild>
                            <w:div w:id="2067754579">
                              <w:marLeft w:val="0"/>
                              <w:marRight w:val="0"/>
                              <w:marTop w:val="0"/>
                              <w:marBottom w:val="0"/>
                              <w:divBdr>
                                <w:top w:val="none" w:sz="0" w:space="0" w:color="auto"/>
                                <w:left w:val="none" w:sz="0" w:space="0" w:color="auto"/>
                                <w:bottom w:val="none" w:sz="0" w:space="0" w:color="auto"/>
                                <w:right w:val="none" w:sz="0" w:space="0" w:color="auto"/>
                              </w:divBdr>
                            </w:div>
                          </w:divsChild>
                        </w:div>
                        <w:div w:id="200946845">
                          <w:marLeft w:val="0"/>
                          <w:marRight w:val="0"/>
                          <w:marTop w:val="0"/>
                          <w:marBottom w:val="0"/>
                          <w:divBdr>
                            <w:top w:val="single" w:sz="2" w:space="1" w:color="FFFFFF"/>
                            <w:left w:val="single" w:sz="2" w:space="11" w:color="FFFFFF"/>
                            <w:bottom w:val="single" w:sz="2" w:space="1" w:color="FFFFFF"/>
                            <w:right w:val="single" w:sz="2" w:space="4" w:color="FFFFFF"/>
                          </w:divBdr>
                          <w:divsChild>
                            <w:div w:id="2022200990">
                              <w:marLeft w:val="0"/>
                              <w:marRight w:val="0"/>
                              <w:marTop w:val="0"/>
                              <w:marBottom w:val="0"/>
                              <w:divBdr>
                                <w:top w:val="none" w:sz="0" w:space="0" w:color="auto"/>
                                <w:left w:val="none" w:sz="0" w:space="0" w:color="auto"/>
                                <w:bottom w:val="none" w:sz="0" w:space="0" w:color="auto"/>
                                <w:right w:val="none" w:sz="0" w:space="0" w:color="auto"/>
                              </w:divBdr>
                            </w:div>
                          </w:divsChild>
                        </w:div>
                        <w:div w:id="407115700">
                          <w:marLeft w:val="0"/>
                          <w:marRight w:val="0"/>
                          <w:marTop w:val="0"/>
                          <w:marBottom w:val="0"/>
                          <w:divBdr>
                            <w:top w:val="single" w:sz="2" w:space="1" w:color="FFFFFF"/>
                            <w:left w:val="single" w:sz="2" w:space="11" w:color="FFFFFF"/>
                            <w:bottom w:val="single" w:sz="2" w:space="1" w:color="FFFFFF"/>
                            <w:right w:val="single" w:sz="2" w:space="4" w:color="FFFFFF"/>
                          </w:divBdr>
                          <w:divsChild>
                            <w:div w:id="2019308615">
                              <w:marLeft w:val="0"/>
                              <w:marRight w:val="0"/>
                              <w:marTop w:val="0"/>
                              <w:marBottom w:val="0"/>
                              <w:divBdr>
                                <w:top w:val="none" w:sz="0" w:space="0" w:color="auto"/>
                                <w:left w:val="none" w:sz="0" w:space="0" w:color="auto"/>
                                <w:bottom w:val="none" w:sz="0" w:space="0" w:color="auto"/>
                                <w:right w:val="none" w:sz="0" w:space="0" w:color="auto"/>
                              </w:divBdr>
                            </w:div>
                          </w:divsChild>
                        </w:div>
                        <w:div w:id="459150411">
                          <w:marLeft w:val="0"/>
                          <w:marRight w:val="0"/>
                          <w:marTop w:val="0"/>
                          <w:marBottom w:val="0"/>
                          <w:divBdr>
                            <w:top w:val="single" w:sz="2" w:space="1" w:color="FFFFFF"/>
                            <w:left w:val="single" w:sz="2" w:space="11" w:color="FFFFFF"/>
                            <w:bottom w:val="single" w:sz="2" w:space="4" w:color="FFFFFF"/>
                            <w:right w:val="single" w:sz="2" w:space="4" w:color="FFFFFF"/>
                          </w:divBdr>
                          <w:divsChild>
                            <w:div w:id="746809095">
                              <w:marLeft w:val="0"/>
                              <w:marRight w:val="0"/>
                              <w:marTop w:val="0"/>
                              <w:marBottom w:val="0"/>
                              <w:divBdr>
                                <w:top w:val="none" w:sz="0" w:space="0" w:color="auto"/>
                                <w:left w:val="none" w:sz="0" w:space="0" w:color="auto"/>
                                <w:bottom w:val="none" w:sz="0" w:space="0" w:color="auto"/>
                                <w:right w:val="none" w:sz="0" w:space="0" w:color="auto"/>
                              </w:divBdr>
                            </w:div>
                          </w:divsChild>
                        </w:div>
                        <w:div w:id="466893771">
                          <w:marLeft w:val="0"/>
                          <w:marRight w:val="0"/>
                          <w:marTop w:val="0"/>
                          <w:marBottom w:val="0"/>
                          <w:divBdr>
                            <w:top w:val="single" w:sz="2" w:space="1" w:color="FFFFFF"/>
                            <w:left w:val="single" w:sz="2" w:space="11" w:color="FFFFFF"/>
                            <w:bottom w:val="single" w:sz="2" w:space="1" w:color="FFFFFF"/>
                            <w:right w:val="single" w:sz="2" w:space="4" w:color="FFFFFF"/>
                          </w:divBdr>
                          <w:divsChild>
                            <w:div w:id="401098387">
                              <w:marLeft w:val="0"/>
                              <w:marRight w:val="0"/>
                              <w:marTop w:val="0"/>
                              <w:marBottom w:val="0"/>
                              <w:divBdr>
                                <w:top w:val="none" w:sz="0" w:space="0" w:color="auto"/>
                                <w:left w:val="none" w:sz="0" w:space="0" w:color="auto"/>
                                <w:bottom w:val="none" w:sz="0" w:space="0" w:color="auto"/>
                                <w:right w:val="none" w:sz="0" w:space="0" w:color="auto"/>
                              </w:divBdr>
                            </w:div>
                          </w:divsChild>
                        </w:div>
                        <w:div w:id="582494811">
                          <w:marLeft w:val="0"/>
                          <w:marRight w:val="0"/>
                          <w:marTop w:val="0"/>
                          <w:marBottom w:val="0"/>
                          <w:divBdr>
                            <w:top w:val="single" w:sz="2" w:space="1" w:color="FFFFFF"/>
                            <w:left w:val="single" w:sz="2" w:space="11" w:color="FFFFFF"/>
                            <w:bottom w:val="single" w:sz="2" w:space="1" w:color="FFFFFF"/>
                            <w:right w:val="single" w:sz="2" w:space="4" w:color="FFFFFF"/>
                          </w:divBdr>
                          <w:divsChild>
                            <w:div w:id="1484082302">
                              <w:marLeft w:val="0"/>
                              <w:marRight w:val="0"/>
                              <w:marTop w:val="0"/>
                              <w:marBottom w:val="0"/>
                              <w:divBdr>
                                <w:top w:val="none" w:sz="0" w:space="0" w:color="auto"/>
                                <w:left w:val="none" w:sz="0" w:space="0" w:color="auto"/>
                                <w:bottom w:val="none" w:sz="0" w:space="0" w:color="auto"/>
                                <w:right w:val="none" w:sz="0" w:space="0" w:color="auto"/>
                              </w:divBdr>
                            </w:div>
                          </w:divsChild>
                        </w:div>
                        <w:div w:id="606816337">
                          <w:marLeft w:val="0"/>
                          <w:marRight w:val="0"/>
                          <w:marTop w:val="0"/>
                          <w:marBottom w:val="0"/>
                          <w:divBdr>
                            <w:top w:val="single" w:sz="2" w:space="1" w:color="FFFFFF"/>
                            <w:left w:val="single" w:sz="2" w:space="11" w:color="FFFFFF"/>
                            <w:bottom w:val="single" w:sz="2" w:space="1" w:color="FFFFFF"/>
                            <w:right w:val="single" w:sz="2" w:space="4" w:color="FFFFFF"/>
                          </w:divBdr>
                          <w:divsChild>
                            <w:div w:id="1777944095">
                              <w:marLeft w:val="0"/>
                              <w:marRight w:val="0"/>
                              <w:marTop w:val="0"/>
                              <w:marBottom w:val="0"/>
                              <w:divBdr>
                                <w:top w:val="none" w:sz="0" w:space="0" w:color="auto"/>
                                <w:left w:val="none" w:sz="0" w:space="0" w:color="auto"/>
                                <w:bottom w:val="none" w:sz="0" w:space="0" w:color="auto"/>
                                <w:right w:val="none" w:sz="0" w:space="0" w:color="auto"/>
                              </w:divBdr>
                            </w:div>
                          </w:divsChild>
                        </w:div>
                        <w:div w:id="644818797">
                          <w:marLeft w:val="0"/>
                          <w:marRight w:val="0"/>
                          <w:marTop w:val="0"/>
                          <w:marBottom w:val="0"/>
                          <w:divBdr>
                            <w:top w:val="single" w:sz="2" w:space="1" w:color="FFFFFF"/>
                            <w:left w:val="single" w:sz="2" w:space="11" w:color="FFFFFF"/>
                            <w:bottom w:val="single" w:sz="2" w:space="1" w:color="FFFFFF"/>
                            <w:right w:val="single" w:sz="2" w:space="4" w:color="FFFFFF"/>
                          </w:divBdr>
                          <w:divsChild>
                            <w:div w:id="1836337909">
                              <w:marLeft w:val="0"/>
                              <w:marRight w:val="0"/>
                              <w:marTop w:val="0"/>
                              <w:marBottom w:val="0"/>
                              <w:divBdr>
                                <w:top w:val="none" w:sz="0" w:space="0" w:color="auto"/>
                                <w:left w:val="none" w:sz="0" w:space="0" w:color="auto"/>
                                <w:bottom w:val="none" w:sz="0" w:space="0" w:color="auto"/>
                                <w:right w:val="none" w:sz="0" w:space="0" w:color="auto"/>
                              </w:divBdr>
                            </w:div>
                          </w:divsChild>
                        </w:div>
                        <w:div w:id="708576119">
                          <w:marLeft w:val="0"/>
                          <w:marRight w:val="0"/>
                          <w:marTop w:val="0"/>
                          <w:marBottom w:val="0"/>
                          <w:divBdr>
                            <w:top w:val="single" w:sz="2" w:space="1" w:color="FFFFFF"/>
                            <w:left w:val="single" w:sz="2" w:space="11" w:color="FFFFFF"/>
                            <w:bottom w:val="single" w:sz="2" w:space="1" w:color="FFFFFF"/>
                            <w:right w:val="single" w:sz="2" w:space="4" w:color="FFFFFF"/>
                          </w:divBdr>
                          <w:divsChild>
                            <w:div w:id="1292861093">
                              <w:marLeft w:val="0"/>
                              <w:marRight w:val="0"/>
                              <w:marTop w:val="0"/>
                              <w:marBottom w:val="0"/>
                              <w:divBdr>
                                <w:top w:val="none" w:sz="0" w:space="0" w:color="auto"/>
                                <w:left w:val="none" w:sz="0" w:space="0" w:color="auto"/>
                                <w:bottom w:val="none" w:sz="0" w:space="0" w:color="auto"/>
                                <w:right w:val="none" w:sz="0" w:space="0" w:color="auto"/>
                              </w:divBdr>
                            </w:div>
                          </w:divsChild>
                        </w:div>
                        <w:div w:id="815530362">
                          <w:marLeft w:val="0"/>
                          <w:marRight w:val="0"/>
                          <w:marTop w:val="0"/>
                          <w:marBottom w:val="0"/>
                          <w:divBdr>
                            <w:top w:val="single" w:sz="2" w:space="1" w:color="FFFFFF"/>
                            <w:left w:val="single" w:sz="2" w:space="11" w:color="FFFFFF"/>
                            <w:bottom w:val="single" w:sz="2" w:space="1" w:color="FFFFFF"/>
                            <w:right w:val="single" w:sz="2" w:space="4" w:color="FFFFFF"/>
                          </w:divBdr>
                          <w:divsChild>
                            <w:div w:id="271212011">
                              <w:marLeft w:val="0"/>
                              <w:marRight w:val="0"/>
                              <w:marTop w:val="0"/>
                              <w:marBottom w:val="0"/>
                              <w:divBdr>
                                <w:top w:val="none" w:sz="0" w:space="0" w:color="auto"/>
                                <w:left w:val="none" w:sz="0" w:space="0" w:color="auto"/>
                                <w:bottom w:val="none" w:sz="0" w:space="0" w:color="auto"/>
                                <w:right w:val="none" w:sz="0" w:space="0" w:color="auto"/>
                              </w:divBdr>
                            </w:div>
                          </w:divsChild>
                        </w:div>
                        <w:div w:id="942499350">
                          <w:marLeft w:val="0"/>
                          <w:marRight w:val="0"/>
                          <w:marTop w:val="0"/>
                          <w:marBottom w:val="0"/>
                          <w:divBdr>
                            <w:top w:val="single" w:sz="2" w:space="1" w:color="FFFFFF"/>
                            <w:left w:val="single" w:sz="2" w:space="11" w:color="FFFFFF"/>
                            <w:bottom w:val="single" w:sz="2" w:space="1" w:color="FFFFFF"/>
                            <w:right w:val="single" w:sz="2" w:space="4" w:color="FFFFFF"/>
                          </w:divBdr>
                          <w:divsChild>
                            <w:div w:id="1369334365">
                              <w:marLeft w:val="0"/>
                              <w:marRight w:val="0"/>
                              <w:marTop w:val="0"/>
                              <w:marBottom w:val="0"/>
                              <w:divBdr>
                                <w:top w:val="none" w:sz="0" w:space="0" w:color="auto"/>
                                <w:left w:val="none" w:sz="0" w:space="0" w:color="auto"/>
                                <w:bottom w:val="none" w:sz="0" w:space="0" w:color="auto"/>
                                <w:right w:val="none" w:sz="0" w:space="0" w:color="auto"/>
                              </w:divBdr>
                            </w:div>
                          </w:divsChild>
                        </w:div>
                        <w:div w:id="974143419">
                          <w:marLeft w:val="0"/>
                          <w:marRight w:val="0"/>
                          <w:marTop w:val="0"/>
                          <w:marBottom w:val="0"/>
                          <w:divBdr>
                            <w:top w:val="single" w:sz="2" w:space="1" w:color="FFFFFF"/>
                            <w:left w:val="single" w:sz="2" w:space="11" w:color="FFFFFF"/>
                            <w:bottom w:val="single" w:sz="2" w:space="1" w:color="FFFFFF"/>
                            <w:right w:val="single" w:sz="2" w:space="4" w:color="FFFFFF"/>
                          </w:divBdr>
                          <w:divsChild>
                            <w:div w:id="586962344">
                              <w:marLeft w:val="0"/>
                              <w:marRight w:val="0"/>
                              <w:marTop w:val="0"/>
                              <w:marBottom w:val="0"/>
                              <w:divBdr>
                                <w:top w:val="none" w:sz="0" w:space="0" w:color="auto"/>
                                <w:left w:val="none" w:sz="0" w:space="0" w:color="auto"/>
                                <w:bottom w:val="none" w:sz="0" w:space="0" w:color="auto"/>
                                <w:right w:val="none" w:sz="0" w:space="0" w:color="auto"/>
                              </w:divBdr>
                            </w:div>
                          </w:divsChild>
                        </w:div>
                        <w:div w:id="988484583">
                          <w:marLeft w:val="0"/>
                          <w:marRight w:val="0"/>
                          <w:marTop w:val="0"/>
                          <w:marBottom w:val="0"/>
                          <w:divBdr>
                            <w:top w:val="single" w:sz="2" w:space="1" w:color="FFFFFF"/>
                            <w:left w:val="single" w:sz="2" w:space="11" w:color="FFFFFF"/>
                            <w:bottom w:val="single" w:sz="2" w:space="1" w:color="FFFFFF"/>
                            <w:right w:val="single" w:sz="2" w:space="4" w:color="FFFFFF"/>
                          </w:divBdr>
                          <w:divsChild>
                            <w:div w:id="1378628733">
                              <w:marLeft w:val="0"/>
                              <w:marRight w:val="0"/>
                              <w:marTop w:val="0"/>
                              <w:marBottom w:val="0"/>
                              <w:divBdr>
                                <w:top w:val="none" w:sz="0" w:space="0" w:color="auto"/>
                                <w:left w:val="none" w:sz="0" w:space="0" w:color="auto"/>
                                <w:bottom w:val="none" w:sz="0" w:space="0" w:color="auto"/>
                                <w:right w:val="none" w:sz="0" w:space="0" w:color="auto"/>
                              </w:divBdr>
                            </w:div>
                          </w:divsChild>
                        </w:div>
                        <w:div w:id="1000962353">
                          <w:marLeft w:val="0"/>
                          <w:marRight w:val="0"/>
                          <w:marTop w:val="0"/>
                          <w:marBottom w:val="0"/>
                          <w:divBdr>
                            <w:top w:val="single" w:sz="2" w:space="1" w:color="FFFFFF"/>
                            <w:left w:val="single" w:sz="2" w:space="11" w:color="FFFFFF"/>
                            <w:bottom w:val="single" w:sz="2" w:space="1" w:color="FFFFFF"/>
                            <w:right w:val="single" w:sz="2" w:space="4" w:color="FFFFFF"/>
                          </w:divBdr>
                          <w:divsChild>
                            <w:div w:id="1852909509">
                              <w:marLeft w:val="0"/>
                              <w:marRight w:val="0"/>
                              <w:marTop w:val="0"/>
                              <w:marBottom w:val="0"/>
                              <w:divBdr>
                                <w:top w:val="none" w:sz="0" w:space="0" w:color="auto"/>
                                <w:left w:val="none" w:sz="0" w:space="0" w:color="auto"/>
                                <w:bottom w:val="none" w:sz="0" w:space="0" w:color="auto"/>
                                <w:right w:val="none" w:sz="0" w:space="0" w:color="auto"/>
                              </w:divBdr>
                            </w:div>
                          </w:divsChild>
                        </w:div>
                        <w:div w:id="1090347389">
                          <w:marLeft w:val="0"/>
                          <w:marRight w:val="0"/>
                          <w:marTop w:val="0"/>
                          <w:marBottom w:val="0"/>
                          <w:divBdr>
                            <w:top w:val="single" w:sz="2" w:space="1" w:color="FFFFFF"/>
                            <w:left w:val="single" w:sz="2" w:space="11" w:color="FFFFFF"/>
                            <w:bottom w:val="single" w:sz="2" w:space="1" w:color="FFFFFF"/>
                            <w:right w:val="single" w:sz="2" w:space="4" w:color="FFFFFF"/>
                          </w:divBdr>
                          <w:divsChild>
                            <w:div w:id="888806807">
                              <w:marLeft w:val="0"/>
                              <w:marRight w:val="0"/>
                              <w:marTop w:val="0"/>
                              <w:marBottom w:val="0"/>
                              <w:divBdr>
                                <w:top w:val="none" w:sz="0" w:space="0" w:color="auto"/>
                                <w:left w:val="none" w:sz="0" w:space="0" w:color="auto"/>
                                <w:bottom w:val="none" w:sz="0" w:space="0" w:color="auto"/>
                                <w:right w:val="none" w:sz="0" w:space="0" w:color="auto"/>
                              </w:divBdr>
                            </w:div>
                          </w:divsChild>
                        </w:div>
                        <w:div w:id="1146239360">
                          <w:marLeft w:val="0"/>
                          <w:marRight w:val="0"/>
                          <w:marTop w:val="0"/>
                          <w:marBottom w:val="0"/>
                          <w:divBdr>
                            <w:top w:val="single" w:sz="2" w:space="1" w:color="FFFFFF"/>
                            <w:left w:val="single" w:sz="2" w:space="11" w:color="FFFFFF"/>
                            <w:bottom w:val="single" w:sz="2" w:space="1" w:color="FFFFFF"/>
                            <w:right w:val="single" w:sz="2" w:space="4" w:color="FFFFFF"/>
                          </w:divBdr>
                          <w:divsChild>
                            <w:div w:id="1982803329">
                              <w:marLeft w:val="0"/>
                              <w:marRight w:val="0"/>
                              <w:marTop w:val="0"/>
                              <w:marBottom w:val="0"/>
                              <w:divBdr>
                                <w:top w:val="none" w:sz="0" w:space="0" w:color="auto"/>
                                <w:left w:val="none" w:sz="0" w:space="0" w:color="auto"/>
                                <w:bottom w:val="none" w:sz="0" w:space="0" w:color="auto"/>
                                <w:right w:val="none" w:sz="0" w:space="0" w:color="auto"/>
                              </w:divBdr>
                            </w:div>
                          </w:divsChild>
                        </w:div>
                        <w:div w:id="1154176131">
                          <w:marLeft w:val="0"/>
                          <w:marRight w:val="0"/>
                          <w:marTop w:val="0"/>
                          <w:marBottom w:val="0"/>
                          <w:divBdr>
                            <w:top w:val="single" w:sz="2" w:space="1" w:color="FFFFFF"/>
                            <w:left w:val="single" w:sz="2" w:space="11" w:color="FFFFFF"/>
                            <w:bottom w:val="single" w:sz="2" w:space="1" w:color="FFFFFF"/>
                            <w:right w:val="single" w:sz="2" w:space="4" w:color="FFFFFF"/>
                          </w:divBdr>
                          <w:divsChild>
                            <w:div w:id="237251552">
                              <w:marLeft w:val="0"/>
                              <w:marRight w:val="0"/>
                              <w:marTop w:val="0"/>
                              <w:marBottom w:val="0"/>
                              <w:divBdr>
                                <w:top w:val="none" w:sz="0" w:space="0" w:color="auto"/>
                                <w:left w:val="none" w:sz="0" w:space="0" w:color="auto"/>
                                <w:bottom w:val="none" w:sz="0" w:space="0" w:color="auto"/>
                                <w:right w:val="none" w:sz="0" w:space="0" w:color="auto"/>
                              </w:divBdr>
                            </w:div>
                          </w:divsChild>
                        </w:div>
                        <w:div w:id="1228108999">
                          <w:marLeft w:val="0"/>
                          <w:marRight w:val="0"/>
                          <w:marTop w:val="0"/>
                          <w:marBottom w:val="0"/>
                          <w:divBdr>
                            <w:top w:val="single" w:sz="2" w:space="1" w:color="FFFFFF"/>
                            <w:left w:val="single" w:sz="2" w:space="11" w:color="FFFFFF"/>
                            <w:bottom w:val="single" w:sz="2" w:space="1" w:color="FFFFFF"/>
                            <w:right w:val="single" w:sz="2" w:space="4" w:color="FFFFFF"/>
                          </w:divBdr>
                          <w:divsChild>
                            <w:div w:id="236399631">
                              <w:marLeft w:val="0"/>
                              <w:marRight w:val="0"/>
                              <w:marTop w:val="0"/>
                              <w:marBottom w:val="0"/>
                              <w:divBdr>
                                <w:top w:val="none" w:sz="0" w:space="0" w:color="auto"/>
                                <w:left w:val="none" w:sz="0" w:space="0" w:color="auto"/>
                                <w:bottom w:val="none" w:sz="0" w:space="0" w:color="auto"/>
                                <w:right w:val="none" w:sz="0" w:space="0" w:color="auto"/>
                              </w:divBdr>
                            </w:div>
                          </w:divsChild>
                        </w:div>
                        <w:div w:id="1274628700">
                          <w:marLeft w:val="0"/>
                          <w:marRight w:val="0"/>
                          <w:marTop w:val="0"/>
                          <w:marBottom w:val="0"/>
                          <w:divBdr>
                            <w:top w:val="single" w:sz="2" w:space="1" w:color="FFFFFF"/>
                            <w:left w:val="single" w:sz="2" w:space="11" w:color="FFFFFF"/>
                            <w:bottom w:val="single" w:sz="2" w:space="1" w:color="FFFFFF"/>
                            <w:right w:val="single" w:sz="2" w:space="4" w:color="FFFFFF"/>
                          </w:divBdr>
                          <w:divsChild>
                            <w:div w:id="2021271013">
                              <w:marLeft w:val="0"/>
                              <w:marRight w:val="0"/>
                              <w:marTop w:val="0"/>
                              <w:marBottom w:val="0"/>
                              <w:divBdr>
                                <w:top w:val="none" w:sz="0" w:space="0" w:color="auto"/>
                                <w:left w:val="none" w:sz="0" w:space="0" w:color="auto"/>
                                <w:bottom w:val="none" w:sz="0" w:space="0" w:color="auto"/>
                                <w:right w:val="none" w:sz="0" w:space="0" w:color="auto"/>
                              </w:divBdr>
                            </w:div>
                          </w:divsChild>
                        </w:div>
                        <w:div w:id="1377395047">
                          <w:marLeft w:val="0"/>
                          <w:marRight w:val="0"/>
                          <w:marTop w:val="0"/>
                          <w:marBottom w:val="0"/>
                          <w:divBdr>
                            <w:top w:val="single" w:sz="2" w:space="1" w:color="FFFFFF"/>
                            <w:left w:val="single" w:sz="2" w:space="11" w:color="FFFFFF"/>
                            <w:bottom w:val="single" w:sz="2" w:space="1" w:color="FFFFFF"/>
                            <w:right w:val="single" w:sz="2" w:space="4" w:color="FFFFFF"/>
                          </w:divBdr>
                          <w:divsChild>
                            <w:div w:id="650015344">
                              <w:marLeft w:val="0"/>
                              <w:marRight w:val="0"/>
                              <w:marTop w:val="0"/>
                              <w:marBottom w:val="0"/>
                              <w:divBdr>
                                <w:top w:val="none" w:sz="0" w:space="0" w:color="auto"/>
                                <w:left w:val="none" w:sz="0" w:space="0" w:color="auto"/>
                                <w:bottom w:val="none" w:sz="0" w:space="0" w:color="auto"/>
                                <w:right w:val="none" w:sz="0" w:space="0" w:color="auto"/>
                              </w:divBdr>
                            </w:div>
                          </w:divsChild>
                        </w:div>
                        <w:div w:id="1387677889">
                          <w:marLeft w:val="0"/>
                          <w:marRight w:val="0"/>
                          <w:marTop w:val="0"/>
                          <w:marBottom w:val="0"/>
                          <w:divBdr>
                            <w:top w:val="single" w:sz="2" w:space="4" w:color="FFFFFF"/>
                            <w:left w:val="single" w:sz="2" w:space="11" w:color="FFFFFF"/>
                            <w:bottom w:val="single" w:sz="2" w:space="1" w:color="FFFFFF"/>
                            <w:right w:val="single" w:sz="2" w:space="4" w:color="FFFFFF"/>
                          </w:divBdr>
                          <w:divsChild>
                            <w:div w:id="809591420">
                              <w:marLeft w:val="0"/>
                              <w:marRight w:val="0"/>
                              <w:marTop w:val="0"/>
                              <w:marBottom w:val="0"/>
                              <w:divBdr>
                                <w:top w:val="none" w:sz="0" w:space="0" w:color="auto"/>
                                <w:left w:val="none" w:sz="0" w:space="0" w:color="auto"/>
                                <w:bottom w:val="none" w:sz="0" w:space="0" w:color="auto"/>
                                <w:right w:val="none" w:sz="0" w:space="0" w:color="auto"/>
                              </w:divBdr>
                            </w:div>
                          </w:divsChild>
                        </w:div>
                        <w:div w:id="1453864777">
                          <w:marLeft w:val="0"/>
                          <w:marRight w:val="0"/>
                          <w:marTop w:val="0"/>
                          <w:marBottom w:val="0"/>
                          <w:divBdr>
                            <w:top w:val="single" w:sz="2" w:space="1" w:color="FFFFFF"/>
                            <w:left w:val="single" w:sz="2" w:space="11" w:color="FFFFFF"/>
                            <w:bottom w:val="single" w:sz="2" w:space="1" w:color="FFFFFF"/>
                            <w:right w:val="single" w:sz="2" w:space="4" w:color="FFFFFF"/>
                          </w:divBdr>
                          <w:divsChild>
                            <w:div w:id="1792627546">
                              <w:marLeft w:val="0"/>
                              <w:marRight w:val="0"/>
                              <w:marTop w:val="0"/>
                              <w:marBottom w:val="0"/>
                              <w:divBdr>
                                <w:top w:val="none" w:sz="0" w:space="0" w:color="auto"/>
                                <w:left w:val="none" w:sz="0" w:space="0" w:color="auto"/>
                                <w:bottom w:val="none" w:sz="0" w:space="0" w:color="auto"/>
                                <w:right w:val="none" w:sz="0" w:space="0" w:color="auto"/>
                              </w:divBdr>
                            </w:div>
                          </w:divsChild>
                        </w:div>
                        <w:div w:id="1593002574">
                          <w:marLeft w:val="0"/>
                          <w:marRight w:val="0"/>
                          <w:marTop w:val="0"/>
                          <w:marBottom w:val="0"/>
                          <w:divBdr>
                            <w:top w:val="single" w:sz="2" w:space="1" w:color="FFFFFF"/>
                            <w:left w:val="single" w:sz="2" w:space="11" w:color="FFFFFF"/>
                            <w:bottom w:val="single" w:sz="2" w:space="1" w:color="FFFFFF"/>
                            <w:right w:val="single" w:sz="2" w:space="4" w:color="FFFFFF"/>
                          </w:divBdr>
                          <w:divsChild>
                            <w:div w:id="698511677">
                              <w:marLeft w:val="0"/>
                              <w:marRight w:val="0"/>
                              <w:marTop w:val="0"/>
                              <w:marBottom w:val="0"/>
                              <w:divBdr>
                                <w:top w:val="none" w:sz="0" w:space="0" w:color="auto"/>
                                <w:left w:val="none" w:sz="0" w:space="0" w:color="auto"/>
                                <w:bottom w:val="none" w:sz="0" w:space="0" w:color="auto"/>
                                <w:right w:val="none" w:sz="0" w:space="0" w:color="auto"/>
                              </w:divBdr>
                            </w:div>
                          </w:divsChild>
                        </w:div>
                        <w:div w:id="1598249771">
                          <w:marLeft w:val="0"/>
                          <w:marRight w:val="0"/>
                          <w:marTop w:val="0"/>
                          <w:marBottom w:val="0"/>
                          <w:divBdr>
                            <w:top w:val="single" w:sz="2" w:space="1" w:color="FFFFFF"/>
                            <w:left w:val="single" w:sz="2" w:space="11" w:color="FFFFFF"/>
                            <w:bottom w:val="single" w:sz="2" w:space="1" w:color="FFFFFF"/>
                            <w:right w:val="single" w:sz="2" w:space="4" w:color="FFFFFF"/>
                          </w:divBdr>
                          <w:divsChild>
                            <w:div w:id="1232538707">
                              <w:marLeft w:val="0"/>
                              <w:marRight w:val="0"/>
                              <w:marTop w:val="0"/>
                              <w:marBottom w:val="0"/>
                              <w:divBdr>
                                <w:top w:val="none" w:sz="0" w:space="0" w:color="auto"/>
                                <w:left w:val="none" w:sz="0" w:space="0" w:color="auto"/>
                                <w:bottom w:val="none" w:sz="0" w:space="0" w:color="auto"/>
                                <w:right w:val="none" w:sz="0" w:space="0" w:color="auto"/>
                              </w:divBdr>
                            </w:div>
                          </w:divsChild>
                        </w:div>
                        <w:div w:id="1601139018">
                          <w:marLeft w:val="0"/>
                          <w:marRight w:val="0"/>
                          <w:marTop w:val="0"/>
                          <w:marBottom w:val="0"/>
                          <w:divBdr>
                            <w:top w:val="single" w:sz="2" w:space="1" w:color="FFFFFF"/>
                            <w:left w:val="single" w:sz="2" w:space="11" w:color="FFFFFF"/>
                            <w:bottom w:val="single" w:sz="2" w:space="1" w:color="FFFFFF"/>
                            <w:right w:val="single" w:sz="2" w:space="4" w:color="FFFFFF"/>
                          </w:divBdr>
                          <w:divsChild>
                            <w:div w:id="83694349">
                              <w:marLeft w:val="0"/>
                              <w:marRight w:val="0"/>
                              <w:marTop w:val="0"/>
                              <w:marBottom w:val="0"/>
                              <w:divBdr>
                                <w:top w:val="none" w:sz="0" w:space="0" w:color="auto"/>
                                <w:left w:val="none" w:sz="0" w:space="0" w:color="auto"/>
                                <w:bottom w:val="none" w:sz="0" w:space="0" w:color="auto"/>
                                <w:right w:val="none" w:sz="0" w:space="0" w:color="auto"/>
                              </w:divBdr>
                            </w:div>
                          </w:divsChild>
                        </w:div>
                        <w:div w:id="1690839822">
                          <w:marLeft w:val="0"/>
                          <w:marRight w:val="0"/>
                          <w:marTop w:val="0"/>
                          <w:marBottom w:val="0"/>
                          <w:divBdr>
                            <w:top w:val="single" w:sz="2" w:space="1" w:color="FFFFFF"/>
                            <w:left w:val="single" w:sz="2" w:space="11" w:color="FFFFFF"/>
                            <w:bottom w:val="single" w:sz="2" w:space="1" w:color="FFFFFF"/>
                            <w:right w:val="single" w:sz="2" w:space="4" w:color="FFFFFF"/>
                          </w:divBdr>
                          <w:divsChild>
                            <w:div w:id="2049465">
                              <w:marLeft w:val="0"/>
                              <w:marRight w:val="0"/>
                              <w:marTop w:val="0"/>
                              <w:marBottom w:val="0"/>
                              <w:divBdr>
                                <w:top w:val="none" w:sz="0" w:space="0" w:color="auto"/>
                                <w:left w:val="none" w:sz="0" w:space="0" w:color="auto"/>
                                <w:bottom w:val="none" w:sz="0" w:space="0" w:color="auto"/>
                                <w:right w:val="none" w:sz="0" w:space="0" w:color="auto"/>
                              </w:divBdr>
                            </w:div>
                          </w:divsChild>
                        </w:div>
                        <w:div w:id="1760784089">
                          <w:marLeft w:val="0"/>
                          <w:marRight w:val="0"/>
                          <w:marTop w:val="0"/>
                          <w:marBottom w:val="0"/>
                          <w:divBdr>
                            <w:top w:val="single" w:sz="2" w:space="1" w:color="FFFFFF"/>
                            <w:left w:val="single" w:sz="2" w:space="11" w:color="FFFFFF"/>
                            <w:bottom w:val="single" w:sz="2" w:space="1" w:color="FFFFFF"/>
                            <w:right w:val="single" w:sz="2" w:space="4" w:color="FFFFFF"/>
                          </w:divBdr>
                          <w:divsChild>
                            <w:div w:id="838622220">
                              <w:marLeft w:val="0"/>
                              <w:marRight w:val="0"/>
                              <w:marTop w:val="0"/>
                              <w:marBottom w:val="0"/>
                              <w:divBdr>
                                <w:top w:val="none" w:sz="0" w:space="0" w:color="auto"/>
                                <w:left w:val="none" w:sz="0" w:space="0" w:color="auto"/>
                                <w:bottom w:val="none" w:sz="0" w:space="0" w:color="auto"/>
                                <w:right w:val="none" w:sz="0" w:space="0" w:color="auto"/>
                              </w:divBdr>
                            </w:div>
                          </w:divsChild>
                        </w:div>
                        <w:div w:id="2011985627">
                          <w:marLeft w:val="0"/>
                          <w:marRight w:val="0"/>
                          <w:marTop w:val="0"/>
                          <w:marBottom w:val="0"/>
                          <w:divBdr>
                            <w:top w:val="single" w:sz="2" w:space="1" w:color="FFFFFF"/>
                            <w:left w:val="single" w:sz="2" w:space="11" w:color="FFFFFF"/>
                            <w:bottom w:val="single" w:sz="2" w:space="1" w:color="FFFFFF"/>
                            <w:right w:val="single" w:sz="2" w:space="4" w:color="FFFFFF"/>
                          </w:divBdr>
                          <w:divsChild>
                            <w:div w:id="76685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4436420">
              <w:marLeft w:val="0"/>
              <w:marRight w:val="0"/>
              <w:marTop w:val="0"/>
              <w:marBottom w:val="300"/>
              <w:divBdr>
                <w:top w:val="none" w:sz="0" w:space="0" w:color="auto"/>
                <w:left w:val="none" w:sz="0" w:space="0" w:color="auto"/>
                <w:bottom w:val="none" w:sz="0" w:space="0" w:color="auto"/>
                <w:right w:val="none" w:sz="0" w:space="0" w:color="auto"/>
              </w:divBdr>
              <w:divsChild>
                <w:div w:id="281574327">
                  <w:marLeft w:val="0"/>
                  <w:marRight w:val="0"/>
                  <w:marTop w:val="0"/>
                  <w:marBottom w:val="0"/>
                  <w:divBdr>
                    <w:top w:val="none" w:sz="0" w:space="0" w:color="auto"/>
                    <w:left w:val="none" w:sz="0" w:space="0" w:color="auto"/>
                    <w:bottom w:val="none" w:sz="0" w:space="0" w:color="auto"/>
                    <w:right w:val="none" w:sz="0" w:space="0" w:color="auto"/>
                  </w:divBdr>
                  <w:divsChild>
                    <w:div w:id="705179181">
                      <w:marLeft w:val="0"/>
                      <w:marRight w:val="0"/>
                      <w:marTop w:val="0"/>
                      <w:marBottom w:val="0"/>
                      <w:divBdr>
                        <w:top w:val="none" w:sz="0" w:space="0" w:color="auto"/>
                        <w:left w:val="none" w:sz="0" w:space="0" w:color="auto"/>
                        <w:bottom w:val="none" w:sz="0" w:space="0" w:color="auto"/>
                        <w:right w:val="none" w:sz="0" w:space="0" w:color="auto"/>
                      </w:divBdr>
                      <w:divsChild>
                        <w:div w:id="61604848">
                          <w:marLeft w:val="0"/>
                          <w:marRight w:val="0"/>
                          <w:marTop w:val="0"/>
                          <w:marBottom w:val="0"/>
                          <w:divBdr>
                            <w:top w:val="single" w:sz="2" w:space="1" w:color="FFFFFF"/>
                            <w:left w:val="single" w:sz="2" w:space="11" w:color="FFFFFF"/>
                            <w:bottom w:val="single" w:sz="2" w:space="1" w:color="FFFFFF"/>
                            <w:right w:val="single" w:sz="2" w:space="4" w:color="FFFFFF"/>
                          </w:divBdr>
                          <w:divsChild>
                            <w:div w:id="815686426">
                              <w:marLeft w:val="0"/>
                              <w:marRight w:val="0"/>
                              <w:marTop w:val="0"/>
                              <w:marBottom w:val="0"/>
                              <w:divBdr>
                                <w:top w:val="none" w:sz="0" w:space="0" w:color="auto"/>
                                <w:left w:val="none" w:sz="0" w:space="0" w:color="auto"/>
                                <w:bottom w:val="none" w:sz="0" w:space="0" w:color="auto"/>
                                <w:right w:val="none" w:sz="0" w:space="0" w:color="auto"/>
                              </w:divBdr>
                            </w:div>
                          </w:divsChild>
                        </w:div>
                        <w:div w:id="129173749">
                          <w:marLeft w:val="0"/>
                          <w:marRight w:val="0"/>
                          <w:marTop w:val="0"/>
                          <w:marBottom w:val="0"/>
                          <w:divBdr>
                            <w:top w:val="single" w:sz="2" w:space="1" w:color="FFFFFF"/>
                            <w:left w:val="single" w:sz="2" w:space="11" w:color="FFFFFF"/>
                            <w:bottom w:val="single" w:sz="2" w:space="4" w:color="FFFFFF"/>
                            <w:right w:val="single" w:sz="2" w:space="4" w:color="FFFFFF"/>
                          </w:divBdr>
                          <w:divsChild>
                            <w:div w:id="1872567411">
                              <w:marLeft w:val="0"/>
                              <w:marRight w:val="0"/>
                              <w:marTop w:val="0"/>
                              <w:marBottom w:val="0"/>
                              <w:divBdr>
                                <w:top w:val="none" w:sz="0" w:space="0" w:color="auto"/>
                                <w:left w:val="none" w:sz="0" w:space="0" w:color="auto"/>
                                <w:bottom w:val="none" w:sz="0" w:space="0" w:color="auto"/>
                                <w:right w:val="none" w:sz="0" w:space="0" w:color="auto"/>
                              </w:divBdr>
                            </w:div>
                          </w:divsChild>
                        </w:div>
                        <w:div w:id="165098549">
                          <w:marLeft w:val="0"/>
                          <w:marRight w:val="0"/>
                          <w:marTop w:val="0"/>
                          <w:marBottom w:val="0"/>
                          <w:divBdr>
                            <w:top w:val="single" w:sz="2" w:space="1" w:color="FFFFFF"/>
                            <w:left w:val="single" w:sz="2" w:space="11" w:color="FFFFFF"/>
                            <w:bottom w:val="single" w:sz="2" w:space="1" w:color="FFFFFF"/>
                            <w:right w:val="single" w:sz="2" w:space="4" w:color="FFFFFF"/>
                          </w:divBdr>
                          <w:divsChild>
                            <w:div w:id="2078088001">
                              <w:marLeft w:val="0"/>
                              <w:marRight w:val="0"/>
                              <w:marTop w:val="0"/>
                              <w:marBottom w:val="0"/>
                              <w:divBdr>
                                <w:top w:val="none" w:sz="0" w:space="0" w:color="auto"/>
                                <w:left w:val="none" w:sz="0" w:space="0" w:color="auto"/>
                                <w:bottom w:val="none" w:sz="0" w:space="0" w:color="auto"/>
                                <w:right w:val="none" w:sz="0" w:space="0" w:color="auto"/>
                              </w:divBdr>
                            </w:div>
                          </w:divsChild>
                        </w:div>
                        <w:div w:id="248276872">
                          <w:marLeft w:val="0"/>
                          <w:marRight w:val="0"/>
                          <w:marTop w:val="0"/>
                          <w:marBottom w:val="0"/>
                          <w:divBdr>
                            <w:top w:val="single" w:sz="2" w:space="1" w:color="FFFFFF"/>
                            <w:left w:val="single" w:sz="2" w:space="11" w:color="FFFFFF"/>
                            <w:bottom w:val="single" w:sz="2" w:space="1" w:color="FFFFFF"/>
                            <w:right w:val="single" w:sz="2" w:space="4" w:color="FFFFFF"/>
                          </w:divBdr>
                          <w:divsChild>
                            <w:div w:id="1754083642">
                              <w:marLeft w:val="0"/>
                              <w:marRight w:val="0"/>
                              <w:marTop w:val="0"/>
                              <w:marBottom w:val="0"/>
                              <w:divBdr>
                                <w:top w:val="none" w:sz="0" w:space="0" w:color="auto"/>
                                <w:left w:val="none" w:sz="0" w:space="0" w:color="auto"/>
                                <w:bottom w:val="none" w:sz="0" w:space="0" w:color="auto"/>
                                <w:right w:val="none" w:sz="0" w:space="0" w:color="auto"/>
                              </w:divBdr>
                            </w:div>
                          </w:divsChild>
                        </w:div>
                        <w:div w:id="361781127">
                          <w:marLeft w:val="0"/>
                          <w:marRight w:val="0"/>
                          <w:marTop w:val="0"/>
                          <w:marBottom w:val="0"/>
                          <w:divBdr>
                            <w:top w:val="single" w:sz="2" w:space="1" w:color="FFFFFF"/>
                            <w:left w:val="single" w:sz="2" w:space="11" w:color="FFFFFF"/>
                            <w:bottom w:val="single" w:sz="2" w:space="1" w:color="FFFFFF"/>
                            <w:right w:val="single" w:sz="2" w:space="4" w:color="FFFFFF"/>
                          </w:divBdr>
                          <w:divsChild>
                            <w:div w:id="2067144290">
                              <w:marLeft w:val="0"/>
                              <w:marRight w:val="0"/>
                              <w:marTop w:val="0"/>
                              <w:marBottom w:val="0"/>
                              <w:divBdr>
                                <w:top w:val="none" w:sz="0" w:space="0" w:color="auto"/>
                                <w:left w:val="none" w:sz="0" w:space="0" w:color="auto"/>
                                <w:bottom w:val="none" w:sz="0" w:space="0" w:color="auto"/>
                                <w:right w:val="none" w:sz="0" w:space="0" w:color="auto"/>
                              </w:divBdr>
                            </w:div>
                          </w:divsChild>
                        </w:div>
                        <w:div w:id="452331116">
                          <w:marLeft w:val="0"/>
                          <w:marRight w:val="0"/>
                          <w:marTop w:val="0"/>
                          <w:marBottom w:val="0"/>
                          <w:divBdr>
                            <w:top w:val="single" w:sz="2" w:space="1" w:color="FFFFFF"/>
                            <w:left w:val="single" w:sz="2" w:space="11" w:color="FFFFFF"/>
                            <w:bottom w:val="single" w:sz="2" w:space="1" w:color="FFFFFF"/>
                            <w:right w:val="single" w:sz="2" w:space="4" w:color="FFFFFF"/>
                          </w:divBdr>
                          <w:divsChild>
                            <w:div w:id="1010721569">
                              <w:marLeft w:val="0"/>
                              <w:marRight w:val="0"/>
                              <w:marTop w:val="0"/>
                              <w:marBottom w:val="0"/>
                              <w:divBdr>
                                <w:top w:val="none" w:sz="0" w:space="0" w:color="auto"/>
                                <w:left w:val="none" w:sz="0" w:space="0" w:color="auto"/>
                                <w:bottom w:val="none" w:sz="0" w:space="0" w:color="auto"/>
                                <w:right w:val="none" w:sz="0" w:space="0" w:color="auto"/>
                              </w:divBdr>
                            </w:div>
                          </w:divsChild>
                        </w:div>
                        <w:div w:id="569853928">
                          <w:marLeft w:val="0"/>
                          <w:marRight w:val="0"/>
                          <w:marTop w:val="0"/>
                          <w:marBottom w:val="0"/>
                          <w:divBdr>
                            <w:top w:val="single" w:sz="2" w:space="1" w:color="FFFFFF"/>
                            <w:left w:val="single" w:sz="2" w:space="11" w:color="FFFFFF"/>
                            <w:bottom w:val="single" w:sz="2" w:space="1" w:color="FFFFFF"/>
                            <w:right w:val="single" w:sz="2" w:space="4" w:color="FFFFFF"/>
                          </w:divBdr>
                          <w:divsChild>
                            <w:div w:id="1707220258">
                              <w:marLeft w:val="0"/>
                              <w:marRight w:val="0"/>
                              <w:marTop w:val="0"/>
                              <w:marBottom w:val="0"/>
                              <w:divBdr>
                                <w:top w:val="none" w:sz="0" w:space="0" w:color="auto"/>
                                <w:left w:val="none" w:sz="0" w:space="0" w:color="auto"/>
                                <w:bottom w:val="none" w:sz="0" w:space="0" w:color="auto"/>
                                <w:right w:val="none" w:sz="0" w:space="0" w:color="auto"/>
                              </w:divBdr>
                            </w:div>
                          </w:divsChild>
                        </w:div>
                        <w:div w:id="591860200">
                          <w:marLeft w:val="0"/>
                          <w:marRight w:val="0"/>
                          <w:marTop w:val="0"/>
                          <w:marBottom w:val="0"/>
                          <w:divBdr>
                            <w:top w:val="single" w:sz="2" w:space="1" w:color="FFFFFF"/>
                            <w:left w:val="single" w:sz="2" w:space="11" w:color="FFFFFF"/>
                            <w:bottom w:val="single" w:sz="2" w:space="1" w:color="FFFFFF"/>
                            <w:right w:val="single" w:sz="2" w:space="4" w:color="FFFFFF"/>
                          </w:divBdr>
                          <w:divsChild>
                            <w:div w:id="1762295004">
                              <w:marLeft w:val="0"/>
                              <w:marRight w:val="0"/>
                              <w:marTop w:val="0"/>
                              <w:marBottom w:val="0"/>
                              <w:divBdr>
                                <w:top w:val="none" w:sz="0" w:space="0" w:color="auto"/>
                                <w:left w:val="none" w:sz="0" w:space="0" w:color="auto"/>
                                <w:bottom w:val="none" w:sz="0" w:space="0" w:color="auto"/>
                                <w:right w:val="none" w:sz="0" w:space="0" w:color="auto"/>
                              </w:divBdr>
                            </w:div>
                          </w:divsChild>
                        </w:div>
                        <w:div w:id="639262830">
                          <w:marLeft w:val="0"/>
                          <w:marRight w:val="0"/>
                          <w:marTop w:val="0"/>
                          <w:marBottom w:val="0"/>
                          <w:divBdr>
                            <w:top w:val="single" w:sz="2" w:space="1" w:color="FFFFFF"/>
                            <w:left w:val="single" w:sz="2" w:space="11" w:color="FFFFFF"/>
                            <w:bottom w:val="single" w:sz="2" w:space="1" w:color="FFFFFF"/>
                            <w:right w:val="single" w:sz="2" w:space="4" w:color="FFFFFF"/>
                          </w:divBdr>
                          <w:divsChild>
                            <w:div w:id="2093309609">
                              <w:marLeft w:val="0"/>
                              <w:marRight w:val="0"/>
                              <w:marTop w:val="0"/>
                              <w:marBottom w:val="0"/>
                              <w:divBdr>
                                <w:top w:val="none" w:sz="0" w:space="0" w:color="auto"/>
                                <w:left w:val="none" w:sz="0" w:space="0" w:color="auto"/>
                                <w:bottom w:val="none" w:sz="0" w:space="0" w:color="auto"/>
                                <w:right w:val="none" w:sz="0" w:space="0" w:color="auto"/>
                              </w:divBdr>
                            </w:div>
                          </w:divsChild>
                        </w:div>
                        <w:div w:id="699167957">
                          <w:marLeft w:val="0"/>
                          <w:marRight w:val="0"/>
                          <w:marTop w:val="0"/>
                          <w:marBottom w:val="0"/>
                          <w:divBdr>
                            <w:top w:val="single" w:sz="2" w:space="1" w:color="FFFFFF"/>
                            <w:left w:val="single" w:sz="2" w:space="11" w:color="FFFFFF"/>
                            <w:bottom w:val="single" w:sz="2" w:space="1" w:color="FFFFFF"/>
                            <w:right w:val="single" w:sz="2" w:space="4" w:color="FFFFFF"/>
                          </w:divBdr>
                          <w:divsChild>
                            <w:div w:id="188183831">
                              <w:marLeft w:val="0"/>
                              <w:marRight w:val="0"/>
                              <w:marTop w:val="0"/>
                              <w:marBottom w:val="0"/>
                              <w:divBdr>
                                <w:top w:val="none" w:sz="0" w:space="0" w:color="auto"/>
                                <w:left w:val="none" w:sz="0" w:space="0" w:color="auto"/>
                                <w:bottom w:val="none" w:sz="0" w:space="0" w:color="auto"/>
                                <w:right w:val="none" w:sz="0" w:space="0" w:color="auto"/>
                              </w:divBdr>
                            </w:div>
                          </w:divsChild>
                        </w:div>
                        <w:div w:id="1017534985">
                          <w:marLeft w:val="0"/>
                          <w:marRight w:val="0"/>
                          <w:marTop w:val="0"/>
                          <w:marBottom w:val="0"/>
                          <w:divBdr>
                            <w:top w:val="single" w:sz="2" w:space="1" w:color="FFFFFF"/>
                            <w:left w:val="single" w:sz="2" w:space="11" w:color="FFFFFF"/>
                            <w:bottom w:val="single" w:sz="2" w:space="1" w:color="FFFFFF"/>
                            <w:right w:val="single" w:sz="2" w:space="4" w:color="FFFFFF"/>
                          </w:divBdr>
                          <w:divsChild>
                            <w:div w:id="1180124370">
                              <w:marLeft w:val="0"/>
                              <w:marRight w:val="0"/>
                              <w:marTop w:val="0"/>
                              <w:marBottom w:val="0"/>
                              <w:divBdr>
                                <w:top w:val="none" w:sz="0" w:space="0" w:color="auto"/>
                                <w:left w:val="none" w:sz="0" w:space="0" w:color="auto"/>
                                <w:bottom w:val="none" w:sz="0" w:space="0" w:color="auto"/>
                                <w:right w:val="none" w:sz="0" w:space="0" w:color="auto"/>
                              </w:divBdr>
                            </w:div>
                          </w:divsChild>
                        </w:div>
                        <w:div w:id="1051881371">
                          <w:marLeft w:val="0"/>
                          <w:marRight w:val="0"/>
                          <w:marTop w:val="0"/>
                          <w:marBottom w:val="0"/>
                          <w:divBdr>
                            <w:top w:val="single" w:sz="2" w:space="1" w:color="FFFFFF"/>
                            <w:left w:val="single" w:sz="2" w:space="11" w:color="FFFFFF"/>
                            <w:bottom w:val="single" w:sz="2" w:space="1" w:color="FFFFFF"/>
                            <w:right w:val="single" w:sz="2" w:space="4" w:color="FFFFFF"/>
                          </w:divBdr>
                          <w:divsChild>
                            <w:div w:id="481048732">
                              <w:marLeft w:val="0"/>
                              <w:marRight w:val="0"/>
                              <w:marTop w:val="0"/>
                              <w:marBottom w:val="0"/>
                              <w:divBdr>
                                <w:top w:val="none" w:sz="0" w:space="0" w:color="auto"/>
                                <w:left w:val="none" w:sz="0" w:space="0" w:color="auto"/>
                                <w:bottom w:val="none" w:sz="0" w:space="0" w:color="auto"/>
                                <w:right w:val="none" w:sz="0" w:space="0" w:color="auto"/>
                              </w:divBdr>
                            </w:div>
                          </w:divsChild>
                        </w:div>
                        <w:div w:id="1063259240">
                          <w:marLeft w:val="0"/>
                          <w:marRight w:val="0"/>
                          <w:marTop w:val="0"/>
                          <w:marBottom w:val="0"/>
                          <w:divBdr>
                            <w:top w:val="single" w:sz="2" w:space="1" w:color="FFFFFF"/>
                            <w:left w:val="single" w:sz="2" w:space="11" w:color="FFFFFF"/>
                            <w:bottom w:val="single" w:sz="2" w:space="1" w:color="FFFFFF"/>
                            <w:right w:val="single" w:sz="2" w:space="4" w:color="FFFFFF"/>
                          </w:divBdr>
                          <w:divsChild>
                            <w:div w:id="1064448088">
                              <w:marLeft w:val="0"/>
                              <w:marRight w:val="0"/>
                              <w:marTop w:val="0"/>
                              <w:marBottom w:val="0"/>
                              <w:divBdr>
                                <w:top w:val="none" w:sz="0" w:space="0" w:color="auto"/>
                                <w:left w:val="none" w:sz="0" w:space="0" w:color="auto"/>
                                <w:bottom w:val="none" w:sz="0" w:space="0" w:color="auto"/>
                                <w:right w:val="none" w:sz="0" w:space="0" w:color="auto"/>
                              </w:divBdr>
                            </w:div>
                          </w:divsChild>
                        </w:div>
                        <w:div w:id="1202520967">
                          <w:marLeft w:val="0"/>
                          <w:marRight w:val="0"/>
                          <w:marTop w:val="0"/>
                          <w:marBottom w:val="0"/>
                          <w:divBdr>
                            <w:top w:val="single" w:sz="2" w:space="1" w:color="FFFFFF"/>
                            <w:left w:val="single" w:sz="2" w:space="11" w:color="FFFFFF"/>
                            <w:bottom w:val="single" w:sz="2" w:space="1" w:color="FFFFFF"/>
                            <w:right w:val="single" w:sz="2" w:space="4" w:color="FFFFFF"/>
                          </w:divBdr>
                          <w:divsChild>
                            <w:div w:id="781190596">
                              <w:marLeft w:val="0"/>
                              <w:marRight w:val="0"/>
                              <w:marTop w:val="0"/>
                              <w:marBottom w:val="0"/>
                              <w:divBdr>
                                <w:top w:val="none" w:sz="0" w:space="0" w:color="auto"/>
                                <w:left w:val="none" w:sz="0" w:space="0" w:color="auto"/>
                                <w:bottom w:val="none" w:sz="0" w:space="0" w:color="auto"/>
                                <w:right w:val="none" w:sz="0" w:space="0" w:color="auto"/>
                              </w:divBdr>
                            </w:div>
                          </w:divsChild>
                        </w:div>
                        <w:div w:id="1387727218">
                          <w:marLeft w:val="0"/>
                          <w:marRight w:val="0"/>
                          <w:marTop w:val="0"/>
                          <w:marBottom w:val="0"/>
                          <w:divBdr>
                            <w:top w:val="single" w:sz="2" w:space="1" w:color="FFFFFF"/>
                            <w:left w:val="single" w:sz="2" w:space="11" w:color="FFFFFF"/>
                            <w:bottom w:val="single" w:sz="2" w:space="1" w:color="FFFFFF"/>
                            <w:right w:val="single" w:sz="2" w:space="4" w:color="FFFFFF"/>
                          </w:divBdr>
                          <w:divsChild>
                            <w:div w:id="1306861018">
                              <w:marLeft w:val="0"/>
                              <w:marRight w:val="0"/>
                              <w:marTop w:val="0"/>
                              <w:marBottom w:val="0"/>
                              <w:divBdr>
                                <w:top w:val="none" w:sz="0" w:space="0" w:color="auto"/>
                                <w:left w:val="none" w:sz="0" w:space="0" w:color="auto"/>
                                <w:bottom w:val="none" w:sz="0" w:space="0" w:color="auto"/>
                                <w:right w:val="none" w:sz="0" w:space="0" w:color="auto"/>
                              </w:divBdr>
                            </w:div>
                          </w:divsChild>
                        </w:div>
                        <w:div w:id="1394085304">
                          <w:marLeft w:val="0"/>
                          <w:marRight w:val="0"/>
                          <w:marTop w:val="0"/>
                          <w:marBottom w:val="0"/>
                          <w:divBdr>
                            <w:top w:val="single" w:sz="2" w:space="1" w:color="FFFFFF"/>
                            <w:left w:val="single" w:sz="2" w:space="11" w:color="FFFFFF"/>
                            <w:bottom w:val="single" w:sz="2" w:space="1" w:color="FFFFFF"/>
                            <w:right w:val="single" w:sz="2" w:space="4" w:color="FFFFFF"/>
                          </w:divBdr>
                          <w:divsChild>
                            <w:div w:id="343093921">
                              <w:marLeft w:val="0"/>
                              <w:marRight w:val="0"/>
                              <w:marTop w:val="0"/>
                              <w:marBottom w:val="0"/>
                              <w:divBdr>
                                <w:top w:val="none" w:sz="0" w:space="0" w:color="auto"/>
                                <w:left w:val="none" w:sz="0" w:space="0" w:color="auto"/>
                                <w:bottom w:val="none" w:sz="0" w:space="0" w:color="auto"/>
                                <w:right w:val="none" w:sz="0" w:space="0" w:color="auto"/>
                              </w:divBdr>
                            </w:div>
                          </w:divsChild>
                        </w:div>
                        <w:div w:id="1426878562">
                          <w:marLeft w:val="0"/>
                          <w:marRight w:val="0"/>
                          <w:marTop w:val="0"/>
                          <w:marBottom w:val="0"/>
                          <w:divBdr>
                            <w:top w:val="single" w:sz="2" w:space="1" w:color="FFFFFF"/>
                            <w:left w:val="single" w:sz="2" w:space="11" w:color="FFFFFF"/>
                            <w:bottom w:val="single" w:sz="2" w:space="1" w:color="FFFFFF"/>
                            <w:right w:val="single" w:sz="2" w:space="4" w:color="FFFFFF"/>
                          </w:divBdr>
                          <w:divsChild>
                            <w:div w:id="1941140527">
                              <w:marLeft w:val="0"/>
                              <w:marRight w:val="0"/>
                              <w:marTop w:val="0"/>
                              <w:marBottom w:val="0"/>
                              <w:divBdr>
                                <w:top w:val="none" w:sz="0" w:space="0" w:color="auto"/>
                                <w:left w:val="none" w:sz="0" w:space="0" w:color="auto"/>
                                <w:bottom w:val="none" w:sz="0" w:space="0" w:color="auto"/>
                                <w:right w:val="none" w:sz="0" w:space="0" w:color="auto"/>
                              </w:divBdr>
                            </w:div>
                          </w:divsChild>
                        </w:div>
                        <w:div w:id="1520972493">
                          <w:marLeft w:val="0"/>
                          <w:marRight w:val="0"/>
                          <w:marTop w:val="0"/>
                          <w:marBottom w:val="0"/>
                          <w:divBdr>
                            <w:top w:val="single" w:sz="2" w:space="1" w:color="FFFFFF"/>
                            <w:left w:val="single" w:sz="2" w:space="11" w:color="FFFFFF"/>
                            <w:bottom w:val="single" w:sz="2" w:space="1" w:color="FFFFFF"/>
                            <w:right w:val="single" w:sz="2" w:space="4" w:color="FFFFFF"/>
                          </w:divBdr>
                          <w:divsChild>
                            <w:div w:id="84542717">
                              <w:marLeft w:val="0"/>
                              <w:marRight w:val="0"/>
                              <w:marTop w:val="0"/>
                              <w:marBottom w:val="0"/>
                              <w:divBdr>
                                <w:top w:val="none" w:sz="0" w:space="0" w:color="auto"/>
                                <w:left w:val="none" w:sz="0" w:space="0" w:color="auto"/>
                                <w:bottom w:val="none" w:sz="0" w:space="0" w:color="auto"/>
                                <w:right w:val="none" w:sz="0" w:space="0" w:color="auto"/>
                              </w:divBdr>
                            </w:div>
                          </w:divsChild>
                        </w:div>
                        <w:div w:id="1558778104">
                          <w:marLeft w:val="0"/>
                          <w:marRight w:val="0"/>
                          <w:marTop w:val="0"/>
                          <w:marBottom w:val="0"/>
                          <w:divBdr>
                            <w:top w:val="single" w:sz="2" w:space="1" w:color="FFFFFF"/>
                            <w:left w:val="single" w:sz="2" w:space="11" w:color="FFFFFF"/>
                            <w:bottom w:val="single" w:sz="2" w:space="1" w:color="FFFFFF"/>
                            <w:right w:val="single" w:sz="2" w:space="4" w:color="FFFFFF"/>
                          </w:divBdr>
                          <w:divsChild>
                            <w:div w:id="1550188700">
                              <w:marLeft w:val="0"/>
                              <w:marRight w:val="0"/>
                              <w:marTop w:val="0"/>
                              <w:marBottom w:val="0"/>
                              <w:divBdr>
                                <w:top w:val="none" w:sz="0" w:space="0" w:color="auto"/>
                                <w:left w:val="none" w:sz="0" w:space="0" w:color="auto"/>
                                <w:bottom w:val="none" w:sz="0" w:space="0" w:color="auto"/>
                                <w:right w:val="none" w:sz="0" w:space="0" w:color="auto"/>
                              </w:divBdr>
                            </w:div>
                          </w:divsChild>
                        </w:div>
                        <w:div w:id="1659114335">
                          <w:marLeft w:val="0"/>
                          <w:marRight w:val="0"/>
                          <w:marTop w:val="0"/>
                          <w:marBottom w:val="0"/>
                          <w:divBdr>
                            <w:top w:val="single" w:sz="2" w:space="1" w:color="FFFFFF"/>
                            <w:left w:val="single" w:sz="2" w:space="11" w:color="FFFFFF"/>
                            <w:bottom w:val="single" w:sz="2" w:space="1" w:color="FFFFFF"/>
                            <w:right w:val="single" w:sz="2" w:space="4" w:color="FFFFFF"/>
                          </w:divBdr>
                          <w:divsChild>
                            <w:div w:id="845825178">
                              <w:marLeft w:val="0"/>
                              <w:marRight w:val="0"/>
                              <w:marTop w:val="0"/>
                              <w:marBottom w:val="0"/>
                              <w:divBdr>
                                <w:top w:val="none" w:sz="0" w:space="0" w:color="auto"/>
                                <w:left w:val="none" w:sz="0" w:space="0" w:color="auto"/>
                                <w:bottom w:val="none" w:sz="0" w:space="0" w:color="auto"/>
                                <w:right w:val="none" w:sz="0" w:space="0" w:color="auto"/>
                              </w:divBdr>
                            </w:div>
                          </w:divsChild>
                        </w:div>
                        <w:div w:id="1695300944">
                          <w:marLeft w:val="0"/>
                          <w:marRight w:val="0"/>
                          <w:marTop w:val="0"/>
                          <w:marBottom w:val="0"/>
                          <w:divBdr>
                            <w:top w:val="single" w:sz="2" w:space="1" w:color="FFFFFF"/>
                            <w:left w:val="single" w:sz="2" w:space="11" w:color="FFFFFF"/>
                            <w:bottom w:val="single" w:sz="2" w:space="1" w:color="FFFFFF"/>
                            <w:right w:val="single" w:sz="2" w:space="4" w:color="FFFFFF"/>
                          </w:divBdr>
                          <w:divsChild>
                            <w:div w:id="509029915">
                              <w:marLeft w:val="0"/>
                              <w:marRight w:val="0"/>
                              <w:marTop w:val="0"/>
                              <w:marBottom w:val="0"/>
                              <w:divBdr>
                                <w:top w:val="none" w:sz="0" w:space="0" w:color="auto"/>
                                <w:left w:val="none" w:sz="0" w:space="0" w:color="auto"/>
                                <w:bottom w:val="none" w:sz="0" w:space="0" w:color="auto"/>
                                <w:right w:val="none" w:sz="0" w:space="0" w:color="auto"/>
                              </w:divBdr>
                            </w:div>
                          </w:divsChild>
                        </w:div>
                        <w:div w:id="1726098024">
                          <w:marLeft w:val="0"/>
                          <w:marRight w:val="0"/>
                          <w:marTop w:val="0"/>
                          <w:marBottom w:val="0"/>
                          <w:divBdr>
                            <w:top w:val="single" w:sz="2" w:space="1" w:color="FFFFFF"/>
                            <w:left w:val="single" w:sz="2" w:space="11" w:color="FFFFFF"/>
                            <w:bottom w:val="single" w:sz="2" w:space="1" w:color="FFFFFF"/>
                            <w:right w:val="single" w:sz="2" w:space="4" w:color="FFFFFF"/>
                          </w:divBdr>
                          <w:divsChild>
                            <w:div w:id="1756899727">
                              <w:marLeft w:val="0"/>
                              <w:marRight w:val="0"/>
                              <w:marTop w:val="0"/>
                              <w:marBottom w:val="0"/>
                              <w:divBdr>
                                <w:top w:val="none" w:sz="0" w:space="0" w:color="auto"/>
                                <w:left w:val="none" w:sz="0" w:space="0" w:color="auto"/>
                                <w:bottom w:val="none" w:sz="0" w:space="0" w:color="auto"/>
                                <w:right w:val="none" w:sz="0" w:space="0" w:color="auto"/>
                              </w:divBdr>
                            </w:div>
                          </w:divsChild>
                        </w:div>
                        <w:div w:id="1864902518">
                          <w:marLeft w:val="0"/>
                          <w:marRight w:val="0"/>
                          <w:marTop w:val="0"/>
                          <w:marBottom w:val="0"/>
                          <w:divBdr>
                            <w:top w:val="single" w:sz="2" w:space="1" w:color="FFFFFF"/>
                            <w:left w:val="single" w:sz="2" w:space="11" w:color="FFFFFF"/>
                            <w:bottom w:val="single" w:sz="2" w:space="1" w:color="FFFFFF"/>
                            <w:right w:val="single" w:sz="2" w:space="4" w:color="FFFFFF"/>
                          </w:divBdr>
                          <w:divsChild>
                            <w:div w:id="1672030407">
                              <w:marLeft w:val="0"/>
                              <w:marRight w:val="0"/>
                              <w:marTop w:val="0"/>
                              <w:marBottom w:val="0"/>
                              <w:divBdr>
                                <w:top w:val="none" w:sz="0" w:space="0" w:color="auto"/>
                                <w:left w:val="none" w:sz="0" w:space="0" w:color="auto"/>
                                <w:bottom w:val="none" w:sz="0" w:space="0" w:color="auto"/>
                                <w:right w:val="none" w:sz="0" w:space="0" w:color="auto"/>
                              </w:divBdr>
                            </w:div>
                          </w:divsChild>
                        </w:div>
                        <w:div w:id="1950043859">
                          <w:marLeft w:val="0"/>
                          <w:marRight w:val="0"/>
                          <w:marTop w:val="0"/>
                          <w:marBottom w:val="0"/>
                          <w:divBdr>
                            <w:top w:val="single" w:sz="2" w:space="1" w:color="FFFFFF"/>
                            <w:left w:val="single" w:sz="2" w:space="11" w:color="FFFFFF"/>
                            <w:bottom w:val="single" w:sz="2" w:space="1" w:color="FFFFFF"/>
                            <w:right w:val="single" w:sz="2" w:space="4" w:color="FFFFFF"/>
                          </w:divBdr>
                          <w:divsChild>
                            <w:div w:id="754866422">
                              <w:marLeft w:val="0"/>
                              <w:marRight w:val="0"/>
                              <w:marTop w:val="0"/>
                              <w:marBottom w:val="0"/>
                              <w:divBdr>
                                <w:top w:val="none" w:sz="0" w:space="0" w:color="auto"/>
                                <w:left w:val="none" w:sz="0" w:space="0" w:color="auto"/>
                                <w:bottom w:val="none" w:sz="0" w:space="0" w:color="auto"/>
                                <w:right w:val="none" w:sz="0" w:space="0" w:color="auto"/>
                              </w:divBdr>
                            </w:div>
                          </w:divsChild>
                        </w:div>
                        <w:div w:id="2139761559">
                          <w:marLeft w:val="0"/>
                          <w:marRight w:val="0"/>
                          <w:marTop w:val="0"/>
                          <w:marBottom w:val="0"/>
                          <w:divBdr>
                            <w:top w:val="single" w:sz="2" w:space="4" w:color="FFFFFF"/>
                            <w:left w:val="single" w:sz="2" w:space="11" w:color="FFFFFF"/>
                            <w:bottom w:val="single" w:sz="2" w:space="1" w:color="FFFFFF"/>
                            <w:right w:val="single" w:sz="2" w:space="4" w:color="FFFFFF"/>
                          </w:divBdr>
                          <w:divsChild>
                            <w:div w:id="189288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8501064">
              <w:marLeft w:val="0"/>
              <w:marRight w:val="0"/>
              <w:marTop w:val="0"/>
              <w:marBottom w:val="0"/>
              <w:divBdr>
                <w:top w:val="none" w:sz="0" w:space="0" w:color="auto"/>
                <w:left w:val="none" w:sz="0" w:space="0" w:color="auto"/>
                <w:bottom w:val="none" w:sz="0" w:space="0" w:color="auto"/>
                <w:right w:val="none" w:sz="0" w:space="0" w:color="auto"/>
              </w:divBdr>
              <w:divsChild>
                <w:div w:id="1357543735">
                  <w:marLeft w:val="0"/>
                  <w:marRight w:val="0"/>
                  <w:marTop w:val="0"/>
                  <w:marBottom w:val="0"/>
                  <w:divBdr>
                    <w:top w:val="none" w:sz="0" w:space="0" w:color="auto"/>
                    <w:left w:val="none" w:sz="0" w:space="0" w:color="auto"/>
                    <w:bottom w:val="none" w:sz="0" w:space="0" w:color="auto"/>
                    <w:right w:val="none" w:sz="0" w:space="0" w:color="auto"/>
                  </w:divBdr>
                </w:div>
              </w:divsChild>
            </w:div>
            <w:div w:id="1568102306">
              <w:marLeft w:val="0"/>
              <w:marRight w:val="0"/>
              <w:marTop w:val="0"/>
              <w:marBottom w:val="300"/>
              <w:divBdr>
                <w:top w:val="none" w:sz="0" w:space="0" w:color="auto"/>
                <w:left w:val="none" w:sz="0" w:space="0" w:color="auto"/>
                <w:bottom w:val="none" w:sz="0" w:space="0" w:color="auto"/>
                <w:right w:val="none" w:sz="0" w:space="0" w:color="auto"/>
              </w:divBdr>
              <w:divsChild>
                <w:div w:id="864561758">
                  <w:marLeft w:val="0"/>
                  <w:marRight w:val="0"/>
                  <w:marTop w:val="0"/>
                  <w:marBottom w:val="0"/>
                  <w:divBdr>
                    <w:top w:val="none" w:sz="0" w:space="0" w:color="auto"/>
                    <w:left w:val="none" w:sz="0" w:space="0" w:color="auto"/>
                    <w:bottom w:val="none" w:sz="0" w:space="0" w:color="auto"/>
                    <w:right w:val="none" w:sz="0" w:space="0" w:color="auto"/>
                  </w:divBdr>
                  <w:divsChild>
                    <w:div w:id="415171352">
                      <w:marLeft w:val="0"/>
                      <w:marRight w:val="0"/>
                      <w:marTop w:val="0"/>
                      <w:marBottom w:val="0"/>
                      <w:divBdr>
                        <w:top w:val="none" w:sz="0" w:space="0" w:color="auto"/>
                        <w:left w:val="none" w:sz="0" w:space="0" w:color="auto"/>
                        <w:bottom w:val="none" w:sz="0" w:space="0" w:color="auto"/>
                        <w:right w:val="none" w:sz="0" w:space="0" w:color="auto"/>
                      </w:divBdr>
                      <w:divsChild>
                        <w:div w:id="100154448">
                          <w:marLeft w:val="0"/>
                          <w:marRight w:val="0"/>
                          <w:marTop w:val="0"/>
                          <w:marBottom w:val="0"/>
                          <w:divBdr>
                            <w:top w:val="single" w:sz="2" w:space="1" w:color="FFFFFF"/>
                            <w:left w:val="single" w:sz="2" w:space="11" w:color="FFFFFF"/>
                            <w:bottom w:val="single" w:sz="2" w:space="1" w:color="FFFFFF"/>
                            <w:right w:val="single" w:sz="2" w:space="4" w:color="FFFFFF"/>
                          </w:divBdr>
                          <w:divsChild>
                            <w:div w:id="1279218647">
                              <w:marLeft w:val="0"/>
                              <w:marRight w:val="0"/>
                              <w:marTop w:val="0"/>
                              <w:marBottom w:val="0"/>
                              <w:divBdr>
                                <w:top w:val="none" w:sz="0" w:space="0" w:color="auto"/>
                                <w:left w:val="none" w:sz="0" w:space="0" w:color="auto"/>
                                <w:bottom w:val="none" w:sz="0" w:space="0" w:color="auto"/>
                                <w:right w:val="none" w:sz="0" w:space="0" w:color="auto"/>
                              </w:divBdr>
                            </w:div>
                          </w:divsChild>
                        </w:div>
                        <w:div w:id="271714336">
                          <w:marLeft w:val="0"/>
                          <w:marRight w:val="0"/>
                          <w:marTop w:val="0"/>
                          <w:marBottom w:val="0"/>
                          <w:divBdr>
                            <w:top w:val="single" w:sz="2" w:space="1" w:color="FFFFFF"/>
                            <w:left w:val="single" w:sz="2" w:space="11" w:color="FFFFFF"/>
                            <w:bottom w:val="single" w:sz="2" w:space="1" w:color="FFFFFF"/>
                            <w:right w:val="single" w:sz="2" w:space="4" w:color="FFFFFF"/>
                          </w:divBdr>
                          <w:divsChild>
                            <w:div w:id="1686055996">
                              <w:marLeft w:val="0"/>
                              <w:marRight w:val="0"/>
                              <w:marTop w:val="0"/>
                              <w:marBottom w:val="0"/>
                              <w:divBdr>
                                <w:top w:val="none" w:sz="0" w:space="0" w:color="auto"/>
                                <w:left w:val="none" w:sz="0" w:space="0" w:color="auto"/>
                                <w:bottom w:val="none" w:sz="0" w:space="0" w:color="auto"/>
                                <w:right w:val="none" w:sz="0" w:space="0" w:color="auto"/>
                              </w:divBdr>
                            </w:div>
                          </w:divsChild>
                        </w:div>
                        <w:div w:id="392581203">
                          <w:marLeft w:val="0"/>
                          <w:marRight w:val="0"/>
                          <w:marTop w:val="0"/>
                          <w:marBottom w:val="0"/>
                          <w:divBdr>
                            <w:top w:val="single" w:sz="2" w:space="1" w:color="FFFFFF"/>
                            <w:left w:val="single" w:sz="2" w:space="11" w:color="FFFFFF"/>
                            <w:bottom w:val="single" w:sz="2" w:space="1" w:color="FFFFFF"/>
                            <w:right w:val="single" w:sz="2" w:space="4" w:color="FFFFFF"/>
                          </w:divBdr>
                          <w:divsChild>
                            <w:div w:id="1053307865">
                              <w:marLeft w:val="0"/>
                              <w:marRight w:val="0"/>
                              <w:marTop w:val="0"/>
                              <w:marBottom w:val="0"/>
                              <w:divBdr>
                                <w:top w:val="none" w:sz="0" w:space="0" w:color="auto"/>
                                <w:left w:val="none" w:sz="0" w:space="0" w:color="auto"/>
                                <w:bottom w:val="none" w:sz="0" w:space="0" w:color="auto"/>
                                <w:right w:val="none" w:sz="0" w:space="0" w:color="auto"/>
                              </w:divBdr>
                            </w:div>
                          </w:divsChild>
                        </w:div>
                        <w:div w:id="404497443">
                          <w:marLeft w:val="0"/>
                          <w:marRight w:val="0"/>
                          <w:marTop w:val="0"/>
                          <w:marBottom w:val="0"/>
                          <w:divBdr>
                            <w:top w:val="single" w:sz="2" w:space="4" w:color="FFFFFF"/>
                            <w:left w:val="single" w:sz="2" w:space="11" w:color="FFFFFF"/>
                            <w:bottom w:val="single" w:sz="2" w:space="1" w:color="FFFFFF"/>
                            <w:right w:val="single" w:sz="2" w:space="4" w:color="FFFFFF"/>
                          </w:divBdr>
                          <w:divsChild>
                            <w:div w:id="510947113">
                              <w:marLeft w:val="0"/>
                              <w:marRight w:val="0"/>
                              <w:marTop w:val="0"/>
                              <w:marBottom w:val="0"/>
                              <w:divBdr>
                                <w:top w:val="none" w:sz="0" w:space="0" w:color="auto"/>
                                <w:left w:val="none" w:sz="0" w:space="0" w:color="auto"/>
                                <w:bottom w:val="none" w:sz="0" w:space="0" w:color="auto"/>
                                <w:right w:val="none" w:sz="0" w:space="0" w:color="auto"/>
                              </w:divBdr>
                            </w:div>
                          </w:divsChild>
                        </w:div>
                        <w:div w:id="445275393">
                          <w:marLeft w:val="0"/>
                          <w:marRight w:val="0"/>
                          <w:marTop w:val="0"/>
                          <w:marBottom w:val="0"/>
                          <w:divBdr>
                            <w:top w:val="single" w:sz="2" w:space="1" w:color="FFFFFF"/>
                            <w:left w:val="single" w:sz="2" w:space="11" w:color="FFFFFF"/>
                            <w:bottom w:val="single" w:sz="2" w:space="1" w:color="FFFFFF"/>
                            <w:right w:val="single" w:sz="2" w:space="4" w:color="FFFFFF"/>
                          </w:divBdr>
                          <w:divsChild>
                            <w:div w:id="333193359">
                              <w:marLeft w:val="0"/>
                              <w:marRight w:val="0"/>
                              <w:marTop w:val="0"/>
                              <w:marBottom w:val="0"/>
                              <w:divBdr>
                                <w:top w:val="none" w:sz="0" w:space="0" w:color="auto"/>
                                <w:left w:val="none" w:sz="0" w:space="0" w:color="auto"/>
                                <w:bottom w:val="none" w:sz="0" w:space="0" w:color="auto"/>
                                <w:right w:val="none" w:sz="0" w:space="0" w:color="auto"/>
                              </w:divBdr>
                            </w:div>
                          </w:divsChild>
                        </w:div>
                        <w:div w:id="448277902">
                          <w:marLeft w:val="0"/>
                          <w:marRight w:val="0"/>
                          <w:marTop w:val="0"/>
                          <w:marBottom w:val="0"/>
                          <w:divBdr>
                            <w:top w:val="single" w:sz="2" w:space="1" w:color="FFFFFF"/>
                            <w:left w:val="single" w:sz="2" w:space="11" w:color="FFFFFF"/>
                            <w:bottom w:val="single" w:sz="2" w:space="1" w:color="FFFFFF"/>
                            <w:right w:val="single" w:sz="2" w:space="4" w:color="FFFFFF"/>
                          </w:divBdr>
                          <w:divsChild>
                            <w:div w:id="774832155">
                              <w:marLeft w:val="0"/>
                              <w:marRight w:val="0"/>
                              <w:marTop w:val="0"/>
                              <w:marBottom w:val="0"/>
                              <w:divBdr>
                                <w:top w:val="none" w:sz="0" w:space="0" w:color="auto"/>
                                <w:left w:val="none" w:sz="0" w:space="0" w:color="auto"/>
                                <w:bottom w:val="none" w:sz="0" w:space="0" w:color="auto"/>
                                <w:right w:val="none" w:sz="0" w:space="0" w:color="auto"/>
                              </w:divBdr>
                            </w:div>
                          </w:divsChild>
                        </w:div>
                        <w:div w:id="454059062">
                          <w:marLeft w:val="0"/>
                          <w:marRight w:val="0"/>
                          <w:marTop w:val="0"/>
                          <w:marBottom w:val="0"/>
                          <w:divBdr>
                            <w:top w:val="single" w:sz="2" w:space="1" w:color="FFFFFF"/>
                            <w:left w:val="single" w:sz="2" w:space="11" w:color="FFFFFF"/>
                            <w:bottom w:val="single" w:sz="2" w:space="1" w:color="FFFFFF"/>
                            <w:right w:val="single" w:sz="2" w:space="4" w:color="FFFFFF"/>
                          </w:divBdr>
                          <w:divsChild>
                            <w:div w:id="1491754628">
                              <w:marLeft w:val="0"/>
                              <w:marRight w:val="0"/>
                              <w:marTop w:val="0"/>
                              <w:marBottom w:val="0"/>
                              <w:divBdr>
                                <w:top w:val="none" w:sz="0" w:space="0" w:color="auto"/>
                                <w:left w:val="none" w:sz="0" w:space="0" w:color="auto"/>
                                <w:bottom w:val="none" w:sz="0" w:space="0" w:color="auto"/>
                                <w:right w:val="none" w:sz="0" w:space="0" w:color="auto"/>
                              </w:divBdr>
                            </w:div>
                          </w:divsChild>
                        </w:div>
                        <w:div w:id="468205577">
                          <w:marLeft w:val="0"/>
                          <w:marRight w:val="0"/>
                          <w:marTop w:val="0"/>
                          <w:marBottom w:val="0"/>
                          <w:divBdr>
                            <w:top w:val="single" w:sz="2" w:space="1" w:color="FFFFFF"/>
                            <w:left w:val="single" w:sz="2" w:space="11" w:color="FFFFFF"/>
                            <w:bottom w:val="single" w:sz="2" w:space="1" w:color="FFFFFF"/>
                            <w:right w:val="single" w:sz="2" w:space="4" w:color="FFFFFF"/>
                          </w:divBdr>
                          <w:divsChild>
                            <w:div w:id="1341470488">
                              <w:marLeft w:val="0"/>
                              <w:marRight w:val="0"/>
                              <w:marTop w:val="0"/>
                              <w:marBottom w:val="0"/>
                              <w:divBdr>
                                <w:top w:val="none" w:sz="0" w:space="0" w:color="auto"/>
                                <w:left w:val="none" w:sz="0" w:space="0" w:color="auto"/>
                                <w:bottom w:val="none" w:sz="0" w:space="0" w:color="auto"/>
                                <w:right w:val="none" w:sz="0" w:space="0" w:color="auto"/>
                              </w:divBdr>
                            </w:div>
                          </w:divsChild>
                        </w:div>
                        <w:div w:id="681471943">
                          <w:marLeft w:val="0"/>
                          <w:marRight w:val="0"/>
                          <w:marTop w:val="0"/>
                          <w:marBottom w:val="0"/>
                          <w:divBdr>
                            <w:top w:val="single" w:sz="2" w:space="1" w:color="FFFFFF"/>
                            <w:left w:val="single" w:sz="2" w:space="11" w:color="FFFFFF"/>
                            <w:bottom w:val="single" w:sz="2" w:space="1" w:color="FFFFFF"/>
                            <w:right w:val="single" w:sz="2" w:space="4" w:color="FFFFFF"/>
                          </w:divBdr>
                          <w:divsChild>
                            <w:div w:id="1322347512">
                              <w:marLeft w:val="0"/>
                              <w:marRight w:val="0"/>
                              <w:marTop w:val="0"/>
                              <w:marBottom w:val="0"/>
                              <w:divBdr>
                                <w:top w:val="none" w:sz="0" w:space="0" w:color="auto"/>
                                <w:left w:val="none" w:sz="0" w:space="0" w:color="auto"/>
                                <w:bottom w:val="none" w:sz="0" w:space="0" w:color="auto"/>
                                <w:right w:val="none" w:sz="0" w:space="0" w:color="auto"/>
                              </w:divBdr>
                            </w:div>
                          </w:divsChild>
                        </w:div>
                        <w:div w:id="706220128">
                          <w:marLeft w:val="0"/>
                          <w:marRight w:val="0"/>
                          <w:marTop w:val="0"/>
                          <w:marBottom w:val="0"/>
                          <w:divBdr>
                            <w:top w:val="single" w:sz="2" w:space="1" w:color="FFFFFF"/>
                            <w:left w:val="single" w:sz="2" w:space="11" w:color="FFFFFF"/>
                            <w:bottom w:val="single" w:sz="2" w:space="1" w:color="FFFFFF"/>
                            <w:right w:val="single" w:sz="2" w:space="4" w:color="FFFFFF"/>
                          </w:divBdr>
                          <w:divsChild>
                            <w:div w:id="400493279">
                              <w:marLeft w:val="0"/>
                              <w:marRight w:val="0"/>
                              <w:marTop w:val="0"/>
                              <w:marBottom w:val="0"/>
                              <w:divBdr>
                                <w:top w:val="none" w:sz="0" w:space="0" w:color="auto"/>
                                <w:left w:val="none" w:sz="0" w:space="0" w:color="auto"/>
                                <w:bottom w:val="none" w:sz="0" w:space="0" w:color="auto"/>
                                <w:right w:val="none" w:sz="0" w:space="0" w:color="auto"/>
                              </w:divBdr>
                            </w:div>
                          </w:divsChild>
                        </w:div>
                        <w:div w:id="827288795">
                          <w:marLeft w:val="0"/>
                          <w:marRight w:val="0"/>
                          <w:marTop w:val="0"/>
                          <w:marBottom w:val="0"/>
                          <w:divBdr>
                            <w:top w:val="single" w:sz="2" w:space="1" w:color="FFFFFF"/>
                            <w:left w:val="single" w:sz="2" w:space="11" w:color="FFFFFF"/>
                            <w:bottom w:val="single" w:sz="2" w:space="1" w:color="FFFFFF"/>
                            <w:right w:val="single" w:sz="2" w:space="4" w:color="FFFFFF"/>
                          </w:divBdr>
                          <w:divsChild>
                            <w:div w:id="1670477176">
                              <w:marLeft w:val="0"/>
                              <w:marRight w:val="0"/>
                              <w:marTop w:val="0"/>
                              <w:marBottom w:val="0"/>
                              <w:divBdr>
                                <w:top w:val="none" w:sz="0" w:space="0" w:color="auto"/>
                                <w:left w:val="none" w:sz="0" w:space="0" w:color="auto"/>
                                <w:bottom w:val="none" w:sz="0" w:space="0" w:color="auto"/>
                                <w:right w:val="none" w:sz="0" w:space="0" w:color="auto"/>
                              </w:divBdr>
                            </w:div>
                          </w:divsChild>
                        </w:div>
                        <w:div w:id="858587898">
                          <w:marLeft w:val="0"/>
                          <w:marRight w:val="0"/>
                          <w:marTop w:val="0"/>
                          <w:marBottom w:val="0"/>
                          <w:divBdr>
                            <w:top w:val="single" w:sz="2" w:space="1" w:color="FFFFFF"/>
                            <w:left w:val="single" w:sz="2" w:space="11" w:color="FFFFFF"/>
                            <w:bottom w:val="single" w:sz="2" w:space="1" w:color="FFFFFF"/>
                            <w:right w:val="single" w:sz="2" w:space="4" w:color="FFFFFF"/>
                          </w:divBdr>
                          <w:divsChild>
                            <w:div w:id="846941090">
                              <w:marLeft w:val="0"/>
                              <w:marRight w:val="0"/>
                              <w:marTop w:val="0"/>
                              <w:marBottom w:val="0"/>
                              <w:divBdr>
                                <w:top w:val="none" w:sz="0" w:space="0" w:color="auto"/>
                                <w:left w:val="none" w:sz="0" w:space="0" w:color="auto"/>
                                <w:bottom w:val="none" w:sz="0" w:space="0" w:color="auto"/>
                                <w:right w:val="none" w:sz="0" w:space="0" w:color="auto"/>
                              </w:divBdr>
                            </w:div>
                          </w:divsChild>
                        </w:div>
                        <w:div w:id="898243504">
                          <w:marLeft w:val="0"/>
                          <w:marRight w:val="0"/>
                          <w:marTop w:val="0"/>
                          <w:marBottom w:val="0"/>
                          <w:divBdr>
                            <w:top w:val="single" w:sz="2" w:space="1" w:color="FFFFFF"/>
                            <w:left w:val="single" w:sz="2" w:space="11" w:color="FFFFFF"/>
                            <w:bottom w:val="single" w:sz="2" w:space="1" w:color="FFFFFF"/>
                            <w:right w:val="single" w:sz="2" w:space="4" w:color="FFFFFF"/>
                          </w:divBdr>
                          <w:divsChild>
                            <w:div w:id="1163663326">
                              <w:marLeft w:val="0"/>
                              <w:marRight w:val="0"/>
                              <w:marTop w:val="0"/>
                              <w:marBottom w:val="0"/>
                              <w:divBdr>
                                <w:top w:val="none" w:sz="0" w:space="0" w:color="auto"/>
                                <w:left w:val="none" w:sz="0" w:space="0" w:color="auto"/>
                                <w:bottom w:val="none" w:sz="0" w:space="0" w:color="auto"/>
                                <w:right w:val="none" w:sz="0" w:space="0" w:color="auto"/>
                              </w:divBdr>
                            </w:div>
                          </w:divsChild>
                        </w:div>
                        <w:div w:id="982927277">
                          <w:marLeft w:val="0"/>
                          <w:marRight w:val="0"/>
                          <w:marTop w:val="0"/>
                          <w:marBottom w:val="0"/>
                          <w:divBdr>
                            <w:top w:val="single" w:sz="2" w:space="1" w:color="FFFFFF"/>
                            <w:left w:val="single" w:sz="2" w:space="11" w:color="FFFFFF"/>
                            <w:bottom w:val="single" w:sz="2" w:space="1" w:color="FFFFFF"/>
                            <w:right w:val="single" w:sz="2" w:space="4" w:color="FFFFFF"/>
                          </w:divBdr>
                          <w:divsChild>
                            <w:div w:id="1003052857">
                              <w:marLeft w:val="0"/>
                              <w:marRight w:val="0"/>
                              <w:marTop w:val="0"/>
                              <w:marBottom w:val="0"/>
                              <w:divBdr>
                                <w:top w:val="none" w:sz="0" w:space="0" w:color="auto"/>
                                <w:left w:val="none" w:sz="0" w:space="0" w:color="auto"/>
                                <w:bottom w:val="none" w:sz="0" w:space="0" w:color="auto"/>
                                <w:right w:val="none" w:sz="0" w:space="0" w:color="auto"/>
                              </w:divBdr>
                            </w:div>
                          </w:divsChild>
                        </w:div>
                        <w:div w:id="1109079436">
                          <w:marLeft w:val="0"/>
                          <w:marRight w:val="0"/>
                          <w:marTop w:val="0"/>
                          <w:marBottom w:val="0"/>
                          <w:divBdr>
                            <w:top w:val="single" w:sz="2" w:space="1" w:color="FFFFFF"/>
                            <w:left w:val="single" w:sz="2" w:space="11" w:color="FFFFFF"/>
                            <w:bottom w:val="single" w:sz="2" w:space="1" w:color="FFFFFF"/>
                            <w:right w:val="single" w:sz="2" w:space="4" w:color="FFFFFF"/>
                          </w:divBdr>
                          <w:divsChild>
                            <w:div w:id="1320117313">
                              <w:marLeft w:val="0"/>
                              <w:marRight w:val="0"/>
                              <w:marTop w:val="0"/>
                              <w:marBottom w:val="0"/>
                              <w:divBdr>
                                <w:top w:val="none" w:sz="0" w:space="0" w:color="auto"/>
                                <w:left w:val="none" w:sz="0" w:space="0" w:color="auto"/>
                                <w:bottom w:val="none" w:sz="0" w:space="0" w:color="auto"/>
                                <w:right w:val="none" w:sz="0" w:space="0" w:color="auto"/>
                              </w:divBdr>
                            </w:div>
                          </w:divsChild>
                        </w:div>
                        <w:div w:id="1522471075">
                          <w:marLeft w:val="0"/>
                          <w:marRight w:val="0"/>
                          <w:marTop w:val="0"/>
                          <w:marBottom w:val="0"/>
                          <w:divBdr>
                            <w:top w:val="single" w:sz="2" w:space="1" w:color="FFFFFF"/>
                            <w:left w:val="single" w:sz="2" w:space="11" w:color="FFFFFF"/>
                            <w:bottom w:val="single" w:sz="2" w:space="1" w:color="FFFFFF"/>
                            <w:right w:val="single" w:sz="2" w:space="4" w:color="FFFFFF"/>
                          </w:divBdr>
                          <w:divsChild>
                            <w:div w:id="302389832">
                              <w:marLeft w:val="0"/>
                              <w:marRight w:val="0"/>
                              <w:marTop w:val="0"/>
                              <w:marBottom w:val="0"/>
                              <w:divBdr>
                                <w:top w:val="none" w:sz="0" w:space="0" w:color="auto"/>
                                <w:left w:val="none" w:sz="0" w:space="0" w:color="auto"/>
                                <w:bottom w:val="none" w:sz="0" w:space="0" w:color="auto"/>
                                <w:right w:val="none" w:sz="0" w:space="0" w:color="auto"/>
                              </w:divBdr>
                            </w:div>
                          </w:divsChild>
                        </w:div>
                        <w:div w:id="1544633066">
                          <w:marLeft w:val="0"/>
                          <w:marRight w:val="0"/>
                          <w:marTop w:val="0"/>
                          <w:marBottom w:val="0"/>
                          <w:divBdr>
                            <w:top w:val="single" w:sz="2" w:space="1" w:color="FFFFFF"/>
                            <w:left w:val="single" w:sz="2" w:space="11" w:color="FFFFFF"/>
                            <w:bottom w:val="single" w:sz="2" w:space="1" w:color="FFFFFF"/>
                            <w:right w:val="single" w:sz="2" w:space="4" w:color="FFFFFF"/>
                          </w:divBdr>
                          <w:divsChild>
                            <w:div w:id="1293945165">
                              <w:marLeft w:val="0"/>
                              <w:marRight w:val="0"/>
                              <w:marTop w:val="0"/>
                              <w:marBottom w:val="0"/>
                              <w:divBdr>
                                <w:top w:val="none" w:sz="0" w:space="0" w:color="auto"/>
                                <w:left w:val="none" w:sz="0" w:space="0" w:color="auto"/>
                                <w:bottom w:val="none" w:sz="0" w:space="0" w:color="auto"/>
                                <w:right w:val="none" w:sz="0" w:space="0" w:color="auto"/>
                              </w:divBdr>
                            </w:div>
                          </w:divsChild>
                        </w:div>
                        <w:div w:id="1557283046">
                          <w:marLeft w:val="0"/>
                          <w:marRight w:val="0"/>
                          <w:marTop w:val="0"/>
                          <w:marBottom w:val="0"/>
                          <w:divBdr>
                            <w:top w:val="single" w:sz="2" w:space="1" w:color="FFFFFF"/>
                            <w:left w:val="single" w:sz="2" w:space="11" w:color="FFFFFF"/>
                            <w:bottom w:val="single" w:sz="2" w:space="1" w:color="FFFFFF"/>
                            <w:right w:val="single" w:sz="2" w:space="4" w:color="FFFFFF"/>
                          </w:divBdr>
                          <w:divsChild>
                            <w:div w:id="1670323811">
                              <w:marLeft w:val="0"/>
                              <w:marRight w:val="0"/>
                              <w:marTop w:val="0"/>
                              <w:marBottom w:val="0"/>
                              <w:divBdr>
                                <w:top w:val="none" w:sz="0" w:space="0" w:color="auto"/>
                                <w:left w:val="none" w:sz="0" w:space="0" w:color="auto"/>
                                <w:bottom w:val="none" w:sz="0" w:space="0" w:color="auto"/>
                                <w:right w:val="none" w:sz="0" w:space="0" w:color="auto"/>
                              </w:divBdr>
                            </w:div>
                          </w:divsChild>
                        </w:div>
                        <w:div w:id="1649893150">
                          <w:marLeft w:val="0"/>
                          <w:marRight w:val="0"/>
                          <w:marTop w:val="0"/>
                          <w:marBottom w:val="0"/>
                          <w:divBdr>
                            <w:top w:val="single" w:sz="2" w:space="1" w:color="FFFFFF"/>
                            <w:left w:val="single" w:sz="2" w:space="11" w:color="FFFFFF"/>
                            <w:bottom w:val="single" w:sz="2" w:space="1" w:color="FFFFFF"/>
                            <w:right w:val="single" w:sz="2" w:space="4" w:color="FFFFFF"/>
                          </w:divBdr>
                          <w:divsChild>
                            <w:div w:id="1228224345">
                              <w:marLeft w:val="0"/>
                              <w:marRight w:val="0"/>
                              <w:marTop w:val="0"/>
                              <w:marBottom w:val="0"/>
                              <w:divBdr>
                                <w:top w:val="none" w:sz="0" w:space="0" w:color="auto"/>
                                <w:left w:val="none" w:sz="0" w:space="0" w:color="auto"/>
                                <w:bottom w:val="none" w:sz="0" w:space="0" w:color="auto"/>
                                <w:right w:val="none" w:sz="0" w:space="0" w:color="auto"/>
                              </w:divBdr>
                            </w:div>
                          </w:divsChild>
                        </w:div>
                        <w:div w:id="1728331493">
                          <w:marLeft w:val="0"/>
                          <w:marRight w:val="0"/>
                          <w:marTop w:val="0"/>
                          <w:marBottom w:val="0"/>
                          <w:divBdr>
                            <w:top w:val="single" w:sz="2" w:space="1" w:color="FFFFFF"/>
                            <w:left w:val="single" w:sz="2" w:space="11" w:color="FFFFFF"/>
                            <w:bottom w:val="single" w:sz="2" w:space="1" w:color="FFFFFF"/>
                            <w:right w:val="single" w:sz="2" w:space="4" w:color="FFFFFF"/>
                          </w:divBdr>
                          <w:divsChild>
                            <w:div w:id="913202582">
                              <w:marLeft w:val="0"/>
                              <w:marRight w:val="0"/>
                              <w:marTop w:val="0"/>
                              <w:marBottom w:val="0"/>
                              <w:divBdr>
                                <w:top w:val="none" w:sz="0" w:space="0" w:color="auto"/>
                                <w:left w:val="none" w:sz="0" w:space="0" w:color="auto"/>
                                <w:bottom w:val="none" w:sz="0" w:space="0" w:color="auto"/>
                                <w:right w:val="none" w:sz="0" w:space="0" w:color="auto"/>
                              </w:divBdr>
                            </w:div>
                          </w:divsChild>
                        </w:div>
                        <w:div w:id="1789816500">
                          <w:marLeft w:val="0"/>
                          <w:marRight w:val="0"/>
                          <w:marTop w:val="0"/>
                          <w:marBottom w:val="0"/>
                          <w:divBdr>
                            <w:top w:val="single" w:sz="2" w:space="1" w:color="FFFFFF"/>
                            <w:left w:val="single" w:sz="2" w:space="11" w:color="FFFFFF"/>
                            <w:bottom w:val="single" w:sz="2" w:space="4" w:color="FFFFFF"/>
                            <w:right w:val="single" w:sz="2" w:space="4" w:color="FFFFFF"/>
                          </w:divBdr>
                          <w:divsChild>
                            <w:div w:id="1442610981">
                              <w:marLeft w:val="0"/>
                              <w:marRight w:val="0"/>
                              <w:marTop w:val="0"/>
                              <w:marBottom w:val="0"/>
                              <w:divBdr>
                                <w:top w:val="none" w:sz="0" w:space="0" w:color="auto"/>
                                <w:left w:val="none" w:sz="0" w:space="0" w:color="auto"/>
                                <w:bottom w:val="none" w:sz="0" w:space="0" w:color="auto"/>
                                <w:right w:val="none" w:sz="0" w:space="0" w:color="auto"/>
                              </w:divBdr>
                            </w:div>
                          </w:divsChild>
                        </w:div>
                        <w:div w:id="1805080095">
                          <w:marLeft w:val="0"/>
                          <w:marRight w:val="0"/>
                          <w:marTop w:val="0"/>
                          <w:marBottom w:val="0"/>
                          <w:divBdr>
                            <w:top w:val="single" w:sz="2" w:space="1" w:color="FFFFFF"/>
                            <w:left w:val="single" w:sz="2" w:space="11" w:color="FFFFFF"/>
                            <w:bottom w:val="single" w:sz="2" w:space="1" w:color="FFFFFF"/>
                            <w:right w:val="single" w:sz="2" w:space="4" w:color="FFFFFF"/>
                          </w:divBdr>
                          <w:divsChild>
                            <w:div w:id="930820562">
                              <w:marLeft w:val="0"/>
                              <w:marRight w:val="0"/>
                              <w:marTop w:val="0"/>
                              <w:marBottom w:val="0"/>
                              <w:divBdr>
                                <w:top w:val="none" w:sz="0" w:space="0" w:color="auto"/>
                                <w:left w:val="none" w:sz="0" w:space="0" w:color="auto"/>
                                <w:bottom w:val="none" w:sz="0" w:space="0" w:color="auto"/>
                                <w:right w:val="none" w:sz="0" w:space="0" w:color="auto"/>
                              </w:divBdr>
                            </w:div>
                          </w:divsChild>
                        </w:div>
                        <w:div w:id="1846750210">
                          <w:marLeft w:val="0"/>
                          <w:marRight w:val="0"/>
                          <w:marTop w:val="0"/>
                          <w:marBottom w:val="0"/>
                          <w:divBdr>
                            <w:top w:val="single" w:sz="2" w:space="1" w:color="FFFFFF"/>
                            <w:left w:val="single" w:sz="2" w:space="11" w:color="FFFFFF"/>
                            <w:bottom w:val="single" w:sz="2" w:space="1" w:color="FFFFFF"/>
                            <w:right w:val="single" w:sz="2" w:space="4" w:color="FFFFFF"/>
                          </w:divBdr>
                          <w:divsChild>
                            <w:div w:id="2460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762827">
              <w:marLeft w:val="0"/>
              <w:marRight w:val="0"/>
              <w:marTop w:val="0"/>
              <w:marBottom w:val="300"/>
              <w:divBdr>
                <w:top w:val="none" w:sz="0" w:space="0" w:color="auto"/>
                <w:left w:val="none" w:sz="0" w:space="0" w:color="auto"/>
                <w:bottom w:val="none" w:sz="0" w:space="0" w:color="auto"/>
                <w:right w:val="none" w:sz="0" w:space="0" w:color="auto"/>
              </w:divBdr>
              <w:divsChild>
                <w:div w:id="43650589">
                  <w:marLeft w:val="0"/>
                  <w:marRight w:val="0"/>
                  <w:marTop w:val="0"/>
                  <w:marBottom w:val="0"/>
                  <w:divBdr>
                    <w:top w:val="none" w:sz="0" w:space="0" w:color="auto"/>
                    <w:left w:val="none" w:sz="0" w:space="0" w:color="auto"/>
                    <w:bottom w:val="none" w:sz="0" w:space="0" w:color="auto"/>
                    <w:right w:val="none" w:sz="0" w:space="0" w:color="auto"/>
                  </w:divBdr>
                  <w:divsChild>
                    <w:div w:id="75713538">
                      <w:marLeft w:val="0"/>
                      <w:marRight w:val="0"/>
                      <w:marTop w:val="0"/>
                      <w:marBottom w:val="0"/>
                      <w:divBdr>
                        <w:top w:val="none" w:sz="0" w:space="0" w:color="auto"/>
                        <w:left w:val="none" w:sz="0" w:space="0" w:color="auto"/>
                        <w:bottom w:val="none" w:sz="0" w:space="0" w:color="auto"/>
                        <w:right w:val="none" w:sz="0" w:space="0" w:color="auto"/>
                      </w:divBdr>
                      <w:divsChild>
                        <w:div w:id="6180058">
                          <w:marLeft w:val="0"/>
                          <w:marRight w:val="0"/>
                          <w:marTop w:val="0"/>
                          <w:marBottom w:val="0"/>
                          <w:divBdr>
                            <w:top w:val="single" w:sz="2" w:space="1" w:color="FFFFFF"/>
                            <w:left w:val="single" w:sz="2" w:space="11" w:color="FFFFFF"/>
                            <w:bottom w:val="single" w:sz="2" w:space="1" w:color="FFFFFF"/>
                            <w:right w:val="single" w:sz="2" w:space="4" w:color="FFFFFF"/>
                          </w:divBdr>
                          <w:divsChild>
                            <w:div w:id="285047253">
                              <w:marLeft w:val="0"/>
                              <w:marRight w:val="0"/>
                              <w:marTop w:val="0"/>
                              <w:marBottom w:val="0"/>
                              <w:divBdr>
                                <w:top w:val="none" w:sz="0" w:space="0" w:color="auto"/>
                                <w:left w:val="none" w:sz="0" w:space="0" w:color="auto"/>
                                <w:bottom w:val="none" w:sz="0" w:space="0" w:color="auto"/>
                                <w:right w:val="none" w:sz="0" w:space="0" w:color="auto"/>
                              </w:divBdr>
                            </w:div>
                          </w:divsChild>
                        </w:div>
                        <w:div w:id="35861275">
                          <w:marLeft w:val="0"/>
                          <w:marRight w:val="0"/>
                          <w:marTop w:val="0"/>
                          <w:marBottom w:val="0"/>
                          <w:divBdr>
                            <w:top w:val="single" w:sz="2" w:space="1" w:color="FFFFFF"/>
                            <w:left w:val="single" w:sz="2" w:space="11" w:color="FFFFFF"/>
                            <w:bottom w:val="single" w:sz="2" w:space="1" w:color="FFFFFF"/>
                            <w:right w:val="single" w:sz="2" w:space="4" w:color="FFFFFF"/>
                          </w:divBdr>
                          <w:divsChild>
                            <w:div w:id="79497030">
                              <w:marLeft w:val="0"/>
                              <w:marRight w:val="0"/>
                              <w:marTop w:val="0"/>
                              <w:marBottom w:val="0"/>
                              <w:divBdr>
                                <w:top w:val="none" w:sz="0" w:space="0" w:color="auto"/>
                                <w:left w:val="none" w:sz="0" w:space="0" w:color="auto"/>
                                <w:bottom w:val="none" w:sz="0" w:space="0" w:color="auto"/>
                                <w:right w:val="none" w:sz="0" w:space="0" w:color="auto"/>
                              </w:divBdr>
                            </w:div>
                          </w:divsChild>
                        </w:div>
                        <w:div w:id="108353725">
                          <w:marLeft w:val="0"/>
                          <w:marRight w:val="0"/>
                          <w:marTop w:val="0"/>
                          <w:marBottom w:val="0"/>
                          <w:divBdr>
                            <w:top w:val="single" w:sz="2" w:space="1" w:color="FFFFFF"/>
                            <w:left w:val="single" w:sz="2" w:space="11" w:color="FFFFFF"/>
                            <w:bottom w:val="single" w:sz="2" w:space="1" w:color="FFFFFF"/>
                            <w:right w:val="single" w:sz="2" w:space="4" w:color="FFFFFF"/>
                          </w:divBdr>
                          <w:divsChild>
                            <w:div w:id="1864630686">
                              <w:marLeft w:val="0"/>
                              <w:marRight w:val="0"/>
                              <w:marTop w:val="0"/>
                              <w:marBottom w:val="0"/>
                              <w:divBdr>
                                <w:top w:val="none" w:sz="0" w:space="0" w:color="auto"/>
                                <w:left w:val="none" w:sz="0" w:space="0" w:color="auto"/>
                                <w:bottom w:val="none" w:sz="0" w:space="0" w:color="auto"/>
                                <w:right w:val="none" w:sz="0" w:space="0" w:color="auto"/>
                              </w:divBdr>
                            </w:div>
                          </w:divsChild>
                        </w:div>
                        <w:div w:id="162092394">
                          <w:marLeft w:val="0"/>
                          <w:marRight w:val="0"/>
                          <w:marTop w:val="0"/>
                          <w:marBottom w:val="0"/>
                          <w:divBdr>
                            <w:top w:val="single" w:sz="2" w:space="1" w:color="FFFFFF"/>
                            <w:left w:val="single" w:sz="2" w:space="11" w:color="FFFFFF"/>
                            <w:bottom w:val="single" w:sz="2" w:space="1" w:color="FFFFFF"/>
                            <w:right w:val="single" w:sz="2" w:space="4" w:color="FFFFFF"/>
                          </w:divBdr>
                          <w:divsChild>
                            <w:div w:id="1259295576">
                              <w:marLeft w:val="0"/>
                              <w:marRight w:val="0"/>
                              <w:marTop w:val="0"/>
                              <w:marBottom w:val="0"/>
                              <w:divBdr>
                                <w:top w:val="none" w:sz="0" w:space="0" w:color="auto"/>
                                <w:left w:val="none" w:sz="0" w:space="0" w:color="auto"/>
                                <w:bottom w:val="none" w:sz="0" w:space="0" w:color="auto"/>
                                <w:right w:val="none" w:sz="0" w:space="0" w:color="auto"/>
                              </w:divBdr>
                            </w:div>
                          </w:divsChild>
                        </w:div>
                        <w:div w:id="465663493">
                          <w:marLeft w:val="0"/>
                          <w:marRight w:val="0"/>
                          <w:marTop w:val="0"/>
                          <w:marBottom w:val="0"/>
                          <w:divBdr>
                            <w:top w:val="single" w:sz="2" w:space="1" w:color="FFFFFF"/>
                            <w:left w:val="single" w:sz="2" w:space="11" w:color="FFFFFF"/>
                            <w:bottom w:val="single" w:sz="2" w:space="1" w:color="FFFFFF"/>
                            <w:right w:val="single" w:sz="2" w:space="4" w:color="FFFFFF"/>
                          </w:divBdr>
                          <w:divsChild>
                            <w:div w:id="1121463496">
                              <w:marLeft w:val="0"/>
                              <w:marRight w:val="0"/>
                              <w:marTop w:val="0"/>
                              <w:marBottom w:val="0"/>
                              <w:divBdr>
                                <w:top w:val="none" w:sz="0" w:space="0" w:color="auto"/>
                                <w:left w:val="none" w:sz="0" w:space="0" w:color="auto"/>
                                <w:bottom w:val="none" w:sz="0" w:space="0" w:color="auto"/>
                                <w:right w:val="none" w:sz="0" w:space="0" w:color="auto"/>
                              </w:divBdr>
                            </w:div>
                          </w:divsChild>
                        </w:div>
                        <w:div w:id="495464148">
                          <w:marLeft w:val="0"/>
                          <w:marRight w:val="0"/>
                          <w:marTop w:val="0"/>
                          <w:marBottom w:val="0"/>
                          <w:divBdr>
                            <w:top w:val="single" w:sz="2" w:space="1" w:color="FFFFFF"/>
                            <w:left w:val="single" w:sz="2" w:space="11" w:color="FFFFFF"/>
                            <w:bottom w:val="single" w:sz="2" w:space="1" w:color="FFFFFF"/>
                            <w:right w:val="single" w:sz="2" w:space="4" w:color="FFFFFF"/>
                          </w:divBdr>
                          <w:divsChild>
                            <w:div w:id="66614671">
                              <w:marLeft w:val="0"/>
                              <w:marRight w:val="0"/>
                              <w:marTop w:val="0"/>
                              <w:marBottom w:val="0"/>
                              <w:divBdr>
                                <w:top w:val="none" w:sz="0" w:space="0" w:color="auto"/>
                                <w:left w:val="none" w:sz="0" w:space="0" w:color="auto"/>
                                <w:bottom w:val="none" w:sz="0" w:space="0" w:color="auto"/>
                                <w:right w:val="none" w:sz="0" w:space="0" w:color="auto"/>
                              </w:divBdr>
                            </w:div>
                          </w:divsChild>
                        </w:div>
                        <w:div w:id="545916288">
                          <w:marLeft w:val="0"/>
                          <w:marRight w:val="0"/>
                          <w:marTop w:val="0"/>
                          <w:marBottom w:val="0"/>
                          <w:divBdr>
                            <w:top w:val="single" w:sz="2" w:space="1" w:color="FFFFFF"/>
                            <w:left w:val="single" w:sz="2" w:space="11" w:color="FFFFFF"/>
                            <w:bottom w:val="single" w:sz="2" w:space="1" w:color="FFFFFF"/>
                            <w:right w:val="single" w:sz="2" w:space="4" w:color="FFFFFF"/>
                          </w:divBdr>
                          <w:divsChild>
                            <w:div w:id="1762028145">
                              <w:marLeft w:val="0"/>
                              <w:marRight w:val="0"/>
                              <w:marTop w:val="0"/>
                              <w:marBottom w:val="0"/>
                              <w:divBdr>
                                <w:top w:val="none" w:sz="0" w:space="0" w:color="auto"/>
                                <w:left w:val="none" w:sz="0" w:space="0" w:color="auto"/>
                                <w:bottom w:val="none" w:sz="0" w:space="0" w:color="auto"/>
                                <w:right w:val="none" w:sz="0" w:space="0" w:color="auto"/>
                              </w:divBdr>
                            </w:div>
                          </w:divsChild>
                        </w:div>
                        <w:div w:id="730032524">
                          <w:marLeft w:val="0"/>
                          <w:marRight w:val="0"/>
                          <w:marTop w:val="0"/>
                          <w:marBottom w:val="0"/>
                          <w:divBdr>
                            <w:top w:val="single" w:sz="2" w:space="1" w:color="FFFFFF"/>
                            <w:left w:val="single" w:sz="2" w:space="11" w:color="FFFFFF"/>
                            <w:bottom w:val="single" w:sz="2" w:space="1" w:color="FFFFFF"/>
                            <w:right w:val="single" w:sz="2" w:space="4" w:color="FFFFFF"/>
                          </w:divBdr>
                          <w:divsChild>
                            <w:div w:id="1250118849">
                              <w:marLeft w:val="0"/>
                              <w:marRight w:val="0"/>
                              <w:marTop w:val="0"/>
                              <w:marBottom w:val="0"/>
                              <w:divBdr>
                                <w:top w:val="none" w:sz="0" w:space="0" w:color="auto"/>
                                <w:left w:val="none" w:sz="0" w:space="0" w:color="auto"/>
                                <w:bottom w:val="none" w:sz="0" w:space="0" w:color="auto"/>
                                <w:right w:val="none" w:sz="0" w:space="0" w:color="auto"/>
                              </w:divBdr>
                            </w:div>
                          </w:divsChild>
                        </w:div>
                        <w:div w:id="744841867">
                          <w:marLeft w:val="0"/>
                          <w:marRight w:val="0"/>
                          <w:marTop w:val="0"/>
                          <w:marBottom w:val="0"/>
                          <w:divBdr>
                            <w:top w:val="single" w:sz="2" w:space="1" w:color="FFFFFF"/>
                            <w:left w:val="single" w:sz="2" w:space="11" w:color="FFFFFF"/>
                            <w:bottom w:val="single" w:sz="2" w:space="1" w:color="FFFFFF"/>
                            <w:right w:val="single" w:sz="2" w:space="4" w:color="FFFFFF"/>
                          </w:divBdr>
                          <w:divsChild>
                            <w:div w:id="1561788841">
                              <w:marLeft w:val="0"/>
                              <w:marRight w:val="0"/>
                              <w:marTop w:val="0"/>
                              <w:marBottom w:val="0"/>
                              <w:divBdr>
                                <w:top w:val="none" w:sz="0" w:space="0" w:color="auto"/>
                                <w:left w:val="none" w:sz="0" w:space="0" w:color="auto"/>
                                <w:bottom w:val="none" w:sz="0" w:space="0" w:color="auto"/>
                                <w:right w:val="none" w:sz="0" w:space="0" w:color="auto"/>
                              </w:divBdr>
                            </w:div>
                          </w:divsChild>
                        </w:div>
                        <w:div w:id="746070649">
                          <w:marLeft w:val="0"/>
                          <w:marRight w:val="0"/>
                          <w:marTop w:val="0"/>
                          <w:marBottom w:val="0"/>
                          <w:divBdr>
                            <w:top w:val="single" w:sz="2" w:space="1" w:color="FFFFFF"/>
                            <w:left w:val="single" w:sz="2" w:space="11" w:color="FFFFFF"/>
                            <w:bottom w:val="single" w:sz="2" w:space="1" w:color="FFFFFF"/>
                            <w:right w:val="single" w:sz="2" w:space="4" w:color="FFFFFF"/>
                          </w:divBdr>
                          <w:divsChild>
                            <w:div w:id="150220294">
                              <w:marLeft w:val="0"/>
                              <w:marRight w:val="0"/>
                              <w:marTop w:val="0"/>
                              <w:marBottom w:val="0"/>
                              <w:divBdr>
                                <w:top w:val="none" w:sz="0" w:space="0" w:color="auto"/>
                                <w:left w:val="none" w:sz="0" w:space="0" w:color="auto"/>
                                <w:bottom w:val="none" w:sz="0" w:space="0" w:color="auto"/>
                                <w:right w:val="none" w:sz="0" w:space="0" w:color="auto"/>
                              </w:divBdr>
                            </w:div>
                          </w:divsChild>
                        </w:div>
                        <w:div w:id="908079756">
                          <w:marLeft w:val="0"/>
                          <w:marRight w:val="0"/>
                          <w:marTop w:val="0"/>
                          <w:marBottom w:val="0"/>
                          <w:divBdr>
                            <w:top w:val="single" w:sz="2" w:space="1" w:color="FFFFFF"/>
                            <w:left w:val="single" w:sz="2" w:space="11" w:color="FFFFFF"/>
                            <w:bottom w:val="single" w:sz="2" w:space="1" w:color="FFFFFF"/>
                            <w:right w:val="single" w:sz="2" w:space="4" w:color="FFFFFF"/>
                          </w:divBdr>
                          <w:divsChild>
                            <w:div w:id="577592057">
                              <w:marLeft w:val="0"/>
                              <w:marRight w:val="0"/>
                              <w:marTop w:val="0"/>
                              <w:marBottom w:val="0"/>
                              <w:divBdr>
                                <w:top w:val="none" w:sz="0" w:space="0" w:color="auto"/>
                                <w:left w:val="none" w:sz="0" w:space="0" w:color="auto"/>
                                <w:bottom w:val="none" w:sz="0" w:space="0" w:color="auto"/>
                                <w:right w:val="none" w:sz="0" w:space="0" w:color="auto"/>
                              </w:divBdr>
                            </w:div>
                          </w:divsChild>
                        </w:div>
                        <w:div w:id="1077172213">
                          <w:marLeft w:val="0"/>
                          <w:marRight w:val="0"/>
                          <w:marTop w:val="0"/>
                          <w:marBottom w:val="0"/>
                          <w:divBdr>
                            <w:top w:val="single" w:sz="2" w:space="1" w:color="FFFFFF"/>
                            <w:left w:val="single" w:sz="2" w:space="11" w:color="FFFFFF"/>
                            <w:bottom w:val="single" w:sz="2" w:space="1" w:color="FFFFFF"/>
                            <w:right w:val="single" w:sz="2" w:space="4" w:color="FFFFFF"/>
                          </w:divBdr>
                          <w:divsChild>
                            <w:div w:id="676663726">
                              <w:marLeft w:val="0"/>
                              <w:marRight w:val="0"/>
                              <w:marTop w:val="0"/>
                              <w:marBottom w:val="0"/>
                              <w:divBdr>
                                <w:top w:val="none" w:sz="0" w:space="0" w:color="auto"/>
                                <w:left w:val="none" w:sz="0" w:space="0" w:color="auto"/>
                                <w:bottom w:val="none" w:sz="0" w:space="0" w:color="auto"/>
                                <w:right w:val="none" w:sz="0" w:space="0" w:color="auto"/>
                              </w:divBdr>
                            </w:div>
                          </w:divsChild>
                        </w:div>
                        <w:div w:id="1087967954">
                          <w:marLeft w:val="0"/>
                          <w:marRight w:val="0"/>
                          <w:marTop w:val="0"/>
                          <w:marBottom w:val="0"/>
                          <w:divBdr>
                            <w:top w:val="single" w:sz="2" w:space="1" w:color="FFFFFF"/>
                            <w:left w:val="single" w:sz="2" w:space="11" w:color="FFFFFF"/>
                            <w:bottom w:val="single" w:sz="2" w:space="1" w:color="FFFFFF"/>
                            <w:right w:val="single" w:sz="2" w:space="4" w:color="FFFFFF"/>
                          </w:divBdr>
                          <w:divsChild>
                            <w:div w:id="671760003">
                              <w:marLeft w:val="0"/>
                              <w:marRight w:val="0"/>
                              <w:marTop w:val="0"/>
                              <w:marBottom w:val="0"/>
                              <w:divBdr>
                                <w:top w:val="none" w:sz="0" w:space="0" w:color="auto"/>
                                <w:left w:val="none" w:sz="0" w:space="0" w:color="auto"/>
                                <w:bottom w:val="none" w:sz="0" w:space="0" w:color="auto"/>
                                <w:right w:val="none" w:sz="0" w:space="0" w:color="auto"/>
                              </w:divBdr>
                            </w:div>
                          </w:divsChild>
                        </w:div>
                        <w:div w:id="1243678528">
                          <w:marLeft w:val="0"/>
                          <w:marRight w:val="0"/>
                          <w:marTop w:val="0"/>
                          <w:marBottom w:val="0"/>
                          <w:divBdr>
                            <w:top w:val="single" w:sz="2" w:space="1" w:color="FFFFFF"/>
                            <w:left w:val="single" w:sz="2" w:space="11" w:color="FFFFFF"/>
                            <w:bottom w:val="single" w:sz="2" w:space="1" w:color="FFFFFF"/>
                            <w:right w:val="single" w:sz="2" w:space="4" w:color="FFFFFF"/>
                          </w:divBdr>
                          <w:divsChild>
                            <w:div w:id="1503471404">
                              <w:marLeft w:val="0"/>
                              <w:marRight w:val="0"/>
                              <w:marTop w:val="0"/>
                              <w:marBottom w:val="0"/>
                              <w:divBdr>
                                <w:top w:val="none" w:sz="0" w:space="0" w:color="auto"/>
                                <w:left w:val="none" w:sz="0" w:space="0" w:color="auto"/>
                                <w:bottom w:val="none" w:sz="0" w:space="0" w:color="auto"/>
                                <w:right w:val="none" w:sz="0" w:space="0" w:color="auto"/>
                              </w:divBdr>
                            </w:div>
                          </w:divsChild>
                        </w:div>
                        <w:div w:id="1267345598">
                          <w:marLeft w:val="0"/>
                          <w:marRight w:val="0"/>
                          <w:marTop w:val="0"/>
                          <w:marBottom w:val="0"/>
                          <w:divBdr>
                            <w:top w:val="single" w:sz="2" w:space="1" w:color="FFFFFF"/>
                            <w:left w:val="single" w:sz="2" w:space="11" w:color="FFFFFF"/>
                            <w:bottom w:val="single" w:sz="2" w:space="1" w:color="FFFFFF"/>
                            <w:right w:val="single" w:sz="2" w:space="4" w:color="FFFFFF"/>
                          </w:divBdr>
                          <w:divsChild>
                            <w:div w:id="317005591">
                              <w:marLeft w:val="0"/>
                              <w:marRight w:val="0"/>
                              <w:marTop w:val="0"/>
                              <w:marBottom w:val="0"/>
                              <w:divBdr>
                                <w:top w:val="none" w:sz="0" w:space="0" w:color="auto"/>
                                <w:left w:val="none" w:sz="0" w:space="0" w:color="auto"/>
                                <w:bottom w:val="none" w:sz="0" w:space="0" w:color="auto"/>
                                <w:right w:val="none" w:sz="0" w:space="0" w:color="auto"/>
                              </w:divBdr>
                            </w:div>
                          </w:divsChild>
                        </w:div>
                        <w:div w:id="1283998299">
                          <w:marLeft w:val="0"/>
                          <w:marRight w:val="0"/>
                          <w:marTop w:val="0"/>
                          <w:marBottom w:val="0"/>
                          <w:divBdr>
                            <w:top w:val="single" w:sz="2" w:space="1" w:color="FFFFFF"/>
                            <w:left w:val="single" w:sz="2" w:space="11" w:color="FFFFFF"/>
                            <w:bottom w:val="single" w:sz="2" w:space="1" w:color="FFFFFF"/>
                            <w:right w:val="single" w:sz="2" w:space="4" w:color="FFFFFF"/>
                          </w:divBdr>
                          <w:divsChild>
                            <w:div w:id="543832627">
                              <w:marLeft w:val="0"/>
                              <w:marRight w:val="0"/>
                              <w:marTop w:val="0"/>
                              <w:marBottom w:val="0"/>
                              <w:divBdr>
                                <w:top w:val="none" w:sz="0" w:space="0" w:color="auto"/>
                                <w:left w:val="none" w:sz="0" w:space="0" w:color="auto"/>
                                <w:bottom w:val="none" w:sz="0" w:space="0" w:color="auto"/>
                                <w:right w:val="none" w:sz="0" w:space="0" w:color="auto"/>
                              </w:divBdr>
                            </w:div>
                          </w:divsChild>
                        </w:div>
                        <w:div w:id="1571160401">
                          <w:marLeft w:val="0"/>
                          <w:marRight w:val="0"/>
                          <w:marTop w:val="0"/>
                          <w:marBottom w:val="0"/>
                          <w:divBdr>
                            <w:top w:val="single" w:sz="2" w:space="1" w:color="FFFFFF"/>
                            <w:left w:val="single" w:sz="2" w:space="11" w:color="FFFFFF"/>
                            <w:bottom w:val="single" w:sz="2" w:space="1" w:color="FFFFFF"/>
                            <w:right w:val="single" w:sz="2" w:space="4" w:color="FFFFFF"/>
                          </w:divBdr>
                          <w:divsChild>
                            <w:div w:id="378286763">
                              <w:marLeft w:val="0"/>
                              <w:marRight w:val="0"/>
                              <w:marTop w:val="0"/>
                              <w:marBottom w:val="0"/>
                              <w:divBdr>
                                <w:top w:val="none" w:sz="0" w:space="0" w:color="auto"/>
                                <w:left w:val="none" w:sz="0" w:space="0" w:color="auto"/>
                                <w:bottom w:val="none" w:sz="0" w:space="0" w:color="auto"/>
                                <w:right w:val="none" w:sz="0" w:space="0" w:color="auto"/>
                              </w:divBdr>
                            </w:div>
                          </w:divsChild>
                        </w:div>
                        <w:div w:id="1603876468">
                          <w:marLeft w:val="0"/>
                          <w:marRight w:val="0"/>
                          <w:marTop w:val="0"/>
                          <w:marBottom w:val="0"/>
                          <w:divBdr>
                            <w:top w:val="single" w:sz="2" w:space="1" w:color="FFFFFF"/>
                            <w:left w:val="single" w:sz="2" w:space="11" w:color="FFFFFF"/>
                            <w:bottom w:val="single" w:sz="2" w:space="1" w:color="FFFFFF"/>
                            <w:right w:val="single" w:sz="2" w:space="4" w:color="FFFFFF"/>
                          </w:divBdr>
                          <w:divsChild>
                            <w:div w:id="515077054">
                              <w:marLeft w:val="0"/>
                              <w:marRight w:val="0"/>
                              <w:marTop w:val="0"/>
                              <w:marBottom w:val="0"/>
                              <w:divBdr>
                                <w:top w:val="none" w:sz="0" w:space="0" w:color="auto"/>
                                <w:left w:val="none" w:sz="0" w:space="0" w:color="auto"/>
                                <w:bottom w:val="none" w:sz="0" w:space="0" w:color="auto"/>
                                <w:right w:val="none" w:sz="0" w:space="0" w:color="auto"/>
                              </w:divBdr>
                            </w:div>
                          </w:divsChild>
                        </w:div>
                        <w:div w:id="1659188617">
                          <w:marLeft w:val="0"/>
                          <w:marRight w:val="0"/>
                          <w:marTop w:val="0"/>
                          <w:marBottom w:val="0"/>
                          <w:divBdr>
                            <w:top w:val="single" w:sz="2" w:space="1" w:color="FFFFFF"/>
                            <w:left w:val="single" w:sz="2" w:space="11" w:color="FFFFFF"/>
                            <w:bottom w:val="single" w:sz="2" w:space="1" w:color="FFFFFF"/>
                            <w:right w:val="single" w:sz="2" w:space="4" w:color="FFFFFF"/>
                          </w:divBdr>
                          <w:divsChild>
                            <w:div w:id="1641182646">
                              <w:marLeft w:val="0"/>
                              <w:marRight w:val="0"/>
                              <w:marTop w:val="0"/>
                              <w:marBottom w:val="0"/>
                              <w:divBdr>
                                <w:top w:val="none" w:sz="0" w:space="0" w:color="auto"/>
                                <w:left w:val="none" w:sz="0" w:space="0" w:color="auto"/>
                                <w:bottom w:val="none" w:sz="0" w:space="0" w:color="auto"/>
                                <w:right w:val="none" w:sz="0" w:space="0" w:color="auto"/>
                              </w:divBdr>
                            </w:div>
                          </w:divsChild>
                        </w:div>
                        <w:div w:id="1685862560">
                          <w:marLeft w:val="0"/>
                          <w:marRight w:val="0"/>
                          <w:marTop w:val="0"/>
                          <w:marBottom w:val="0"/>
                          <w:divBdr>
                            <w:top w:val="single" w:sz="2" w:space="1" w:color="FFFFFF"/>
                            <w:left w:val="single" w:sz="2" w:space="11" w:color="FFFFFF"/>
                            <w:bottom w:val="single" w:sz="2" w:space="1" w:color="FFFFFF"/>
                            <w:right w:val="single" w:sz="2" w:space="4" w:color="FFFFFF"/>
                          </w:divBdr>
                          <w:divsChild>
                            <w:div w:id="549808485">
                              <w:marLeft w:val="0"/>
                              <w:marRight w:val="0"/>
                              <w:marTop w:val="0"/>
                              <w:marBottom w:val="0"/>
                              <w:divBdr>
                                <w:top w:val="none" w:sz="0" w:space="0" w:color="auto"/>
                                <w:left w:val="none" w:sz="0" w:space="0" w:color="auto"/>
                                <w:bottom w:val="none" w:sz="0" w:space="0" w:color="auto"/>
                                <w:right w:val="none" w:sz="0" w:space="0" w:color="auto"/>
                              </w:divBdr>
                            </w:div>
                          </w:divsChild>
                        </w:div>
                        <w:div w:id="1691567310">
                          <w:marLeft w:val="0"/>
                          <w:marRight w:val="0"/>
                          <w:marTop w:val="0"/>
                          <w:marBottom w:val="0"/>
                          <w:divBdr>
                            <w:top w:val="single" w:sz="2" w:space="1" w:color="FFFFFF"/>
                            <w:left w:val="single" w:sz="2" w:space="11" w:color="FFFFFF"/>
                            <w:bottom w:val="single" w:sz="2" w:space="1" w:color="FFFFFF"/>
                            <w:right w:val="single" w:sz="2" w:space="4" w:color="FFFFFF"/>
                          </w:divBdr>
                          <w:divsChild>
                            <w:div w:id="961692306">
                              <w:marLeft w:val="0"/>
                              <w:marRight w:val="0"/>
                              <w:marTop w:val="0"/>
                              <w:marBottom w:val="0"/>
                              <w:divBdr>
                                <w:top w:val="none" w:sz="0" w:space="0" w:color="auto"/>
                                <w:left w:val="none" w:sz="0" w:space="0" w:color="auto"/>
                                <w:bottom w:val="none" w:sz="0" w:space="0" w:color="auto"/>
                                <w:right w:val="none" w:sz="0" w:space="0" w:color="auto"/>
                              </w:divBdr>
                            </w:div>
                          </w:divsChild>
                        </w:div>
                        <w:div w:id="1862279801">
                          <w:marLeft w:val="0"/>
                          <w:marRight w:val="0"/>
                          <w:marTop w:val="0"/>
                          <w:marBottom w:val="0"/>
                          <w:divBdr>
                            <w:top w:val="single" w:sz="2" w:space="1" w:color="FFFFFF"/>
                            <w:left w:val="single" w:sz="2" w:space="11" w:color="FFFFFF"/>
                            <w:bottom w:val="single" w:sz="2" w:space="4" w:color="FFFFFF"/>
                            <w:right w:val="single" w:sz="2" w:space="4" w:color="FFFFFF"/>
                          </w:divBdr>
                          <w:divsChild>
                            <w:div w:id="1818645573">
                              <w:marLeft w:val="0"/>
                              <w:marRight w:val="0"/>
                              <w:marTop w:val="0"/>
                              <w:marBottom w:val="0"/>
                              <w:divBdr>
                                <w:top w:val="none" w:sz="0" w:space="0" w:color="auto"/>
                                <w:left w:val="none" w:sz="0" w:space="0" w:color="auto"/>
                                <w:bottom w:val="none" w:sz="0" w:space="0" w:color="auto"/>
                                <w:right w:val="none" w:sz="0" w:space="0" w:color="auto"/>
                              </w:divBdr>
                            </w:div>
                          </w:divsChild>
                        </w:div>
                        <w:div w:id="1894927835">
                          <w:marLeft w:val="0"/>
                          <w:marRight w:val="0"/>
                          <w:marTop w:val="0"/>
                          <w:marBottom w:val="0"/>
                          <w:divBdr>
                            <w:top w:val="single" w:sz="2" w:space="4" w:color="FFFFFF"/>
                            <w:left w:val="single" w:sz="2" w:space="11" w:color="FFFFFF"/>
                            <w:bottom w:val="single" w:sz="2" w:space="1" w:color="FFFFFF"/>
                            <w:right w:val="single" w:sz="2" w:space="4" w:color="FFFFFF"/>
                          </w:divBdr>
                          <w:divsChild>
                            <w:div w:id="2086682922">
                              <w:marLeft w:val="0"/>
                              <w:marRight w:val="0"/>
                              <w:marTop w:val="0"/>
                              <w:marBottom w:val="0"/>
                              <w:divBdr>
                                <w:top w:val="none" w:sz="0" w:space="0" w:color="auto"/>
                                <w:left w:val="none" w:sz="0" w:space="0" w:color="auto"/>
                                <w:bottom w:val="none" w:sz="0" w:space="0" w:color="auto"/>
                                <w:right w:val="none" w:sz="0" w:space="0" w:color="auto"/>
                              </w:divBdr>
                            </w:div>
                          </w:divsChild>
                        </w:div>
                        <w:div w:id="1910185733">
                          <w:marLeft w:val="0"/>
                          <w:marRight w:val="0"/>
                          <w:marTop w:val="0"/>
                          <w:marBottom w:val="0"/>
                          <w:divBdr>
                            <w:top w:val="single" w:sz="2" w:space="1" w:color="FFFFFF"/>
                            <w:left w:val="single" w:sz="2" w:space="11" w:color="FFFFFF"/>
                            <w:bottom w:val="single" w:sz="2" w:space="1" w:color="FFFFFF"/>
                            <w:right w:val="single" w:sz="2" w:space="4" w:color="FFFFFF"/>
                          </w:divBdr>
                          <w:divsChild>
                            <w:div w:id="1883786225">
                              <w:marLeft w:val="0"/>
                              <w:marRight w:val="0"/>
                              <w:marTop w:val="0"/>
                              <w:marBottom w:val="0"/>
                              <w:divBdr>
                                <w:top w:val="none" w:sz="0" w:space="0" w:color="auto"/>
                                <w:left w:val="none" w:sz="0" w:space="0" w:color="auto"/>
                                <w:bottom w:val="none" w:sz="0" w:space="0" w:color="auto"/>
                                <w:right w:val="none" w:sz="0" w:space="0" w:color="auto"/>
                              </w:divBdr>
                            </w:div>
                          </w:divsChild>
                        </w:div>
                        <w:div w:id="1985622824">
                          <w:marLeft w:val="0"/>
                          <w:marRight w:val="0"/>
                          <w:marTop w:val="0"/>
                          <w:marBottom w:val="0"/>
                          <w:divBdr>
                            <w:top w:val="single" w:sz="2" w:space="1" w:color="FFFFFF"/>
                            <w:left w:val="single" w:sz="2" w:space="11" w:color="FFFFFF"/>
                            <w:bottom w:val="single" w:sz="2" w:space="1" w:color="FFFFFF"/>
                            <w:right w:val="single" w:sz="2" w:space="4" w:color="FFFFFF"/>
                          </w:divBdr>
                          <w:divsChild>
                            <w:div w:id="43718524">
                              <w:marLeft w:val="0"/>
                              <w:marRight w:val="0"/>
                              <w:marTop w:val="0"/>
                              <w:marBottom w:val="0"/>
                              <w:divBdr>
                                <w:top w:val="none" w:sz="0" w:space="0" w:color="auto"/>
                                <w:left w:val="none" w:sz="0" w:space="0" w:color="auto"/>
                                <w:bottom w:val="none" w:sz="0" w:space="0" w:color="auto"/>
                                <w:right w:val="none" w:sz="0" w:space="0" w:color="auto"/>
                              </w:divBdr>
                            </w:div>
                          </w:divsChild>
                        </w:div>
                        <w:div w:id="2040007726">
                          <w:marLeft w:val="0"/>
                          <w:marRight w:val="0"/>
                          <w:marTop w:val="0"/>
                          <w:marBottom w:val="0"/>
                          <w:divBdr>
                            <w:top w:val="single" w:sz="2" w:space="1" w:color="FFFFFF"/>
                            <w:left w:val="single" w:sz="2" w:space="11" w:color="FFFFFF"/>
                            <w:bottom w:val="single" w:sz="2" w:space="1" w:color="FFFFFF"/>
                            <w:right w:val="single" w:sz="2" w:space="4" w:color="FFFFFF"/>
                          </w:divBdr>
                          <w:divsChild>
                            <w:div w:id="141316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0734635">
              <w:marLeft w:val="0"/>
              <w:marRight w:val="0"/>
              <w:marTop w:val="0"/>
              <w:marBottom w:val="300"/>
              <w:divBdr>
                <w:top w:val="none" w:sz="0" w:space="0" w:color="auto"/>
                <w:left w:val="none" w:sz="0" w:space="0" w:color="auto"/>
                <w:bottom w:val="none" w:sz="0" w:space="0" w:color="auto"/>
                <w:right w:val="none" w:sz="0" w:space="0" w:color="auto"/>
              </w:divBdr>
              <w:divsChild>
                <w:div w:id="611598324">
                  <w:marLeft w:val="0"/>
                  <w:marRight w:val="0"/>
                  <w:marTop w:val="0"/>
                  <w:marBottom w:val="0"/>
                  <w:divBdr>
                    <w:top w:val="none" w:sz="0" w:space="0" w:color="auto"/>
                    <w:left w:val="none" w:sz="0" w:space="0" w:color="auto"/>
                    <w:bottom w:val="none" w:sz="0" w:space="0" w:color="auto"/>
                    <w:right w:val="none" w:sz="0" w:space="0" w:color="auto"/>
                  </w:divBdr>
                  <w:divsChild>
                    <w:div w:id="572348410">
                      <w:marLeft w:val="0"/>
                      <w:marRight w:val="0"/>
                      <w:marTop w:val="0"/>
                      <w:marBottom w:val="0"/>
                      <w:divBdr>
                        <w:top w:val="none" w:sz="0" w:space="0" w:color="auto"/>
                        <w:left w:val="none" w:sz="0" w:space="0" w:color="auto"/>
                        <w:bottom w:val="none" w:sz="0" w:space="0" w:color="auto"/>
                        <w:right w:val="none" w:sz="0" w:space="0" w:color="auto"/>
                      </w:divBdr>
                      <w:divsChild>
                        <w:div w:id="3094949">
                          <w:marLeft w:val="0"/>
                          <w:marRight w:val="0"/>
                          <w:marTop w:val="0"/>
                          <w:marBottom w:val="0"/>
                          <w:divBdr>
                            <w:top w:val="single" w:sz="2" w:space="1" w:color="FFFFFF"/>
                            <w:left w:val="single" w:sz="2" w:space="11" w:color="FFFFFF"/>
                            <w:bottom w:val="single" w:sz="2" w:space="1" w:color="FFFFFF"/>
                            <w:right w:val="single" w:sz="2" w:space="4" w:color="FFFFFF"/>
                          </w:divBdr>
                          <w:divsChild>
                            <w:div w:id="1969625924">
                              <w:marLeft w:val="0"/>
                              <w:marRight w:val="0"/>
                              <w:marTop w:val="0"/>
                              <w:marBottom w:val="0"/>
                              <w:divBdr>
                                <w:top w:val="none" w:sz="0" w:space="0" w:color="auto"/>
                                <w:left w:val="none" w:sz="0" w:space="0" w:color="auto"/>
                                <w:bottom w:val="none" w:sz="0" w:space="0" w:color="auto"/>
                                <w:right w:val="none" w:sz="0" w:space="0" w:color="auto"/>
                              </w:divBdr>
                            </w:div>
                          </w:divsChild>
                        </w:div>
                        <w:div w:id="26373834">
                          <w:marLeft w:val="0"/>
                          <w:marRight w:val="0"/>
                          <w:marTop w:val="0"/>
                          <w:marBottom w:val="0"/>
                          <w:divBdr>
                            <w:top w:val="single" w:sz="2" w:space="1" w:color="FFFFFF"/>
                            <w:left w:val="single" w:sz="2" w:space="11" w:color="FFFFFF"/>
                            <w:bottom w:val="single" w:sz="2" w:space="1" w:color="FFFFFF"/>
                            <w:right w:val="single" w:sz="2" w:space="4" w:color="FFFFFF"/>
                          </w:divBdr>
                          <w:divsChild>
                            <w:div w:id="869101265">
                              <w:marLeft w:val="0"/>
                              <w:marRight w:val="0"/>
                              <w:marTop w:val="0"/>
                              <w:marBottom w:val="0"/>
                              <w:divBdr>
                                <w:top w:val="none" w:sz="0" w:space="0" w:color="auto"/>
                                <w:left w:val="none" w:sz="0" w:space="0" w:color="auto"/>
                                <w:bottom w:val="none" w:sz="0" w:space="0" w:color="auto"/>
                                <w:right w:val="none" w:sz="0" w:space="0" w:color="auto"/>
                              </w:divBdr>
                            </w:div>
                          </w:divsChild>
                        </w:div>
                        <w:div w:id="105004366">
                          <w:marLeft w:val="0"/>
                          <w:marRight w:val="0"/>
                          <w:marTop w:val="0"/>
                          <w:marBottom w:val="0"/>
                          <w:divBdr>
                            <w:top w:val="single" w:sz="2" w:space="1" w:color="FFFFFF"/>
                            <w:left w:val="single" w:sz="2" w:space="11" w:color="FFFFFF"/>
                            <w:bottom w:val="single" w:sz="2" w:space="1" w:color="FFFFFF"/>
                            <w:right w:val="single" w:sz="2" w:space="4" w:color="FFFFFF"/>
                          </w:divBdr>
                          <w:divsChild>
                            <w:div w:id="277494875">
                              <w:marLeft w:val="0"/>
                              <w:marRight w:val="0"/>
                              <w:marTop w:val="0"/>
                              <w:marBottom w:val="0"/>
                              <w:divBdr>
                                <w:top w:val="none" w:sz="0" w:space="0" w:color="auto"/>
                                <w:left w:val="none" w:sz="0" w:space="0" w:color="auto"/>
                                <w:bottom w:val="none" w:sz="0" w:space="0" w:color="auto"/>
                                <w:right w:val="none" w:sz="0" w:space="0" w:color="auto"/>
                              </w:divBdr>
                            </w:div>
                          </w:divsChild>
                        </w:div>
                        <w:div w:id="262036378">
                          <w:marLeft w:val="0"/>
                          <w:marRight w:val="0"/>
                          <w:marTop w:val="0"/>
                          <w:marBottom w:val="0"/>
                          <w:divBdr>
                            <w:top w:val="single" w:sz="2" w:space="1" w:color="FFFFFF"/>
                            <w:left w:val="single" w:sz="2" w:space="11" w:color="FFFFFF"/>
                            <w:bottom w:val="single" w:sz="2" w:space="1" w:color="FFFFFF"/>
                            <w:right w:val="single" w:sz="2" w:space="4" w:color="FFFFFF"/>
                          </w:divBdr>
                          <w:divsChild>
                            <w:div w:id="1049299222">
                              <w:marLeft w:val="0"/>
                              <w:marRight w:val="0"/>
                              <w:marTop w:val="0"/>
                              <w:marBottom w:val="0"/>
                              <w:divBdr>
                                <w:top w:val="none" w:sz="0" w:space="0" w:color="auto"/>
                                <w:left w:val="none" w:sz="0" w:space="0" w:color="auto"/>
                                <w:bottom w:val="none" w:sz="0" w:space="0" w:color="auto"/>
                                <w:right w:val="none" w:sz="0" w:space="0" w:color="auto"/>
                              </w:divBdr>
                            </w:div>
                          </w:divsChild>
                        </w:div>
                        <w:div w:id="335814693">
                          <w:marLeft w:val="0"/>
                          <w:marRight w:val="0"/>
                          <w:marTop w:val="0"/>
                          <w:marBottom w:val="0"/>
                          <w:divBdr>
                            <w:top w:val="single" w:sz="2" w:space="1" w:color="FFFFFF"/>
                            <w:left w:val="single" w:sz="2" w:space="11" w:color="FFFFFF"/>
                            <w:bottom w:val="single" w:sz="2" w:space="1" w:color="FFFFFF"/>
                            <w:right w:val="single" w:sz="2" w:space="4" w:color="FFFFFF"/>
                          </w:divBdr>
                          <w:divsChild>
                            <w:div w:id="2039503502">
                              <w:marLeft w:val="0"/>
                              <w:marRight w:val="0"/>
                              <w:marTop w:val="0"/>
                              <w:marBottom w:val="0"/>
                              <w:divBdr>
                                <w:top w:val="none" w:sz="0" w:space="0" w:color="auto"/>
                                <w:left w:val="none" w:sz="0" w:space="0" w:color="auto"/>
                                <w:bottom w:val="none" w:sz="0" w:space="0" w:color="auto"/>
                                <w:right w:val="none" w:sz="0" w:space="0" w:color="auto"/>
                              </w:divBdr>
                            </w:div>
                          </w:divsChild>
                        </w:div>
                        <w:div w:id="376509497">
                          <w:marLeft w:val="0"/>
                          <w:marRight w:val="0"/>
                          <w:marTop w:val="0"/>
                          <w:marBottom w:val="0"/>
                          <w:divBdr>
                            <w:top w:val="single" w:sz="2" w:space="1" w:color="FFFFFF"/>
                            <w:left w:val="single" w:sz="2" w:space="11" w:color="FFFFFF"/>
                            <w:bottom w:val="single" w:sz="2" w:space="1" w:color="FFFFFF"/>
                            <w:right w:val="single" w:sz="2" w:space="4" w:color="FFFFFF"/>
                          </w:divBdr>
                          <w:divsChild>
                            <w:div w:id="252394701">
                              <w:marLeft w:val="0"/>
                              <w:marRight w:val="0"/>
                              <w:marTop w:val="0"/>
                              <w:marBottom w:val="0"/>
                              <w:divBdr>
                                <w:top w:val="none" w:sz="0" w:space="0" w:color="auto"/>
                                <w:left w:val="none" w:sz="0" w:space="0" w:color="auto"/>
                                <w:bottom w:val="none" w:sz="0" w:space="0" w:color="auto"/>
                                <w:right w:val="none" w:sz="0" w:space="0" w:color="auto"/>
                              </w:divBdr>
                            </w:div>
                          </w:divsChild>
                        </w:div>
                        <w:div w:id="468938186">
                          <w:marLeft w:val="0"/>
                          <w:marRight w:val="0"/>
                          <w:marTop w:val="0"/>
                          <w:marBottom w:val="0"/>
                          <w:divBdr>
                            <w:top w:val="single" w:sz="2" w:space="1" w:color="FFFFFF"/>
                            <w:left w:val="single" w:sz="2" w:space="11" w:color="FFFFFF"/>
                            <w:bottom w:val="single" w:sz="2" w:space="1" w:color="FFFFFF"/>
                            <w:right w:val="single" w:sz="2" w:space="4" w:color="FFFFFF"/>
                          </w:divBdr>
                          <w:divsChild>
                            <w:div w:id="651108048">
                              <w:marLeft w:val="0"/>
                              <w:marRight w:val="0"/>
                              <w:marTop w:val="0"/>
                              <w:marBottom w:val="0"/>
                              <w:divBdr>
                                <w:top w:val="none" w:sz="0" w:space="0" w:color="auto"/>
                                <w:left w:val="none" w:sz="0" w:space="0" w:color="auto"/>
                                <w:bottom w:val="none" w:sz="0" w:space="0" w:color="auto"/>
                                <w:right w:val="none" w:sz="0" w:space="0" w:color="auto"/>
                              </w:divBdr>
                            </w:div>
                          </w:divsChild>
                        </w:div>
                        <w:div w:id="497775075">
                          <w:marLeft w:val="0"/>
                          <w:marRight w:val="0"/>
                          <w:marTop w:val="0"/>
                          <w:marBottom w:val="0"/>
                          <w:divBdr>
                            <w:top w:val="single" w:sz="2" w:space="1" w:color="FFFFFF"/>
                            <w:left w:val="single" w:sz="2" w:space="11" w:color="FFFFFF"/>
                            <w:bottom w:val="single" w:sz="2" w:space="1" w:color="FFFFFF"/>
                            <w:right w:val="single" w:sz="2" w:space="4" w:color="FFFFFF"/>
                          </w:divBdr>
                          <w:divsChild>
                            <w:div w:id="1698116212">
                              <w:marLeft w:val="0"/>
                              <w:marRight w:val="0"/>
                              <w:marTop w:val="0"/>
                              <w:marBottom w:val="0"/>
                              <w:divBdr>
                                <w:top w:val="none" w:sz="0" w:space="0" w:color="auto"/>
                                <w:left w:val="none" w:sz="0" w:space="0" w:color="auto"/>
                                <w:bottom w:val="none" w:sz="0" w:space="0" w:color="auto"/>
                                <w:right w:val="none" w:sz="0" w:space="0" w:color="auto"/>
                              </w:divBdr>
                            </w:div>
                          </w:divsChild>
                        </w:div>
                        <w:div w:id="611517596">
                          <w:marLeft w:val="0"/>
                          <w:marRight w:val="0"/>
                          <w:marTop w:val="0"/>
                          <w:marBottom w:val="0"/>
                          <w:divBdr>
                            <w:top w:val="single" w:sz="2" w:space="1" w:color="FFFFFF"/>
                            <w:left w:val="single" w:sz="2" w:space="11" w:color="FFFFFF"/>
                            <w:bottom w:val="single" w:sz="2" w:space="1" w:color="FFFFFF"/>
                            <w:right w:val="single" w:sz="2" w:space="4" w:color="FFFFFF"/>
                          </w:divBdr>
                          <w:divsChild>
                            <w:div w:id="1252741200">
                              <w:marLeft w:val="0"/>
                              <w:marRight w:val="0"/>
                              <w:marTop w:val="0"/>
                              <w:marBottom w:val="0"/>
                              <w:divBdr>
                                <w:top w:val="none" w:sz="0" w:space="0" w:color="auto"/>
                                <w:left w:val="none" w:sz="0" w:space="0" w:color="auto"/>
                                <w:bottom w:val="none" w:sz="0" w:space="0" w:color="auto"/>
                                <w:right w:val="none" w:sz="0" w:space="0" w:color="auto"/>
                              </w:divBdr>
                            </w:div>
                          </w:divsChild>
                        </w:div>
                        <w:div w:id="649479142">
                          <w:marLeft w:val="0"/>
                          <w:marRight w:val="0"/>
                          <w:marTop w:val="0"/>
                          <w:marBottom w:val="0"/>
                          <w:divBdr>
                            <w:top w:val="single" w:sz="2" w:space="1" w:color="FFFFFF"/>
                            <w:left w:val="single" w:sz="2" w:space="11" w:color="FFFFFF"/>
                            <w:bottom w:val="single" w:sz="2" w:space="1" w:color="FFFFFF"/>
                            <w:right w:val="single" w:sz="2" w:space="4" w:color="FFFFFF"/>
                          </w:divBdr>
                          <w:divsChild>
                            <w:div w:id="409930787">
                              <w:marLeft w:val="0"/>
                              <w:marRight w:val="0"/>
                              <w:marTop w:val="0"/>
                              <w:marBottom w:val="0"/>
                              <w:divBdr>
                                <w:top w:val="none" w:sz="0" w:space="0" w:color="auto"/>
                                <w:left w:val="none" w:sz="0" w:space="0" w:color="auto"/>
                                <w:bottom w:val="none" w:sz="0" w:space="0" w:color="auto"/>
                                <w:right w:val="none" w:sz="0" w:space="0" w:color="auto"/>
                              </w:divBdr>
                            </w:div>
                          </w:divsChild>
                        </w:div>
                        <w:div w:id="751587834">
                          <w:marLeft w:val="0"/>
                          <w:marRight w:val="0"/>
                          <w:marTop w:val="0"/>
                          <w:marBottom w:val="0"/>
                          <w:divBdr>
                            <w:top w:val="single" w:sz="2" w:space="1" w:color="FFFFFF"/>
                            <w:left w:val="single" w:sz="2" w:space="11" w:color="FFFFFF"/>
                            <w:bottom w:val="single" w:sz="2" w:space="1" w:color="FFFFFF"/>
                            <w:right w:val="single" w:sz="2" w:space="4" w:color="FFFFFF"/>
                          </w:divBdr>
                          <w:divsChild>
                            <w:div w:id="387729768">
                              <w:marLeft w:val="0"/>
                              <w:marRight w:val="0"/>
                              <w:marTop w:val="0"/>
                              <w:marBottom w:val="0"/>
                              <w:divBdr>
                                <w:top w:val="none" w:sz="0" w:space="0" w:color="auto"/>
                                <w:left w:val="none" w:sz="0" w:space="0" w:color="auto"/>
                                <w:bottom w:val="none" w:sz="0" w:space="0" w:color="auto"/>
                                <w:right w:val="none" w:sz="0" w:space="0" w:color="auto"/>
                              </w:divBdr>
                            </w:div>
                          </w:divsChild>
                        </w:div>
                        <w:div w:id="791284137">
                          <w:marLeft w:val="0"/>
                          <w:marRight w:val="0"/>
                          <w:marTop w:val="0"/>
                          <w:marBottom w:val="0"/>
                          <w:divBdr>
                            <w:top w:val="single" w:sz="2" w:space="1" w:color="FFFFFF"/>
                            <w:left w:val="single" w:sz="2" w:space="11" w:color="FFFFFF"/>
                            <w:bottom w:val="single" w:sz="2" w:space="1" w:color="FFFFFF"/>
                            <w:right w:val="single" w:sz="2" w:space="4" w:color="FFFFFF"/>
                          </w:divBdr>
                          <w:divsChild>
                            <w:div w:id="572811172">
                              <w:marLeft w:val="0"/>
                              <w:marRight w:val="0"/>
                              <w:marTop w:val="0"/>
                              <w:marBottom w:val="0"/>
                              <w:divBdr>
                                <w:top w:val="none" w:sz="0" w:space="0" w:color="auto"/>
                                <w:left w:val="none" w:sz="0" w:space="0" w:color="auto"/>
                                <w:bottom w:val="none" w:sz="0" w:space="0" w:color="auto"/>
                                <w:right w:val="none" w:sz="0" w:space="0" w:color="auto"/>
                              </w:divBdr>
                            </w:div>
                          </w:divsChild>
                        </w:div>
                        <w:div w:id="792527559">
                          <w:marLeft w:val="0"/>
                          <w:marRight w:val="0"/>
                          <w:marTop w:val="0"/>
                          <w:marBottom w:val="0"/>
                          <w:divBdr>
                            <w:top w:val="single" w:sz="2" w:space="1" w:color="FFFFFF"/>
                            <w:left w:val="single" w:sz="2" w:space="11" w:color="FFFFFF"/>
                            <w:bottom w:val="single" w:sz="2" w:space="1" w:color="FFFFFF"/>
                            <w:right w:val="single" w:sz="2" w:space="4" w:color="FFFFFF"/>
                          </w:divBdr>
                          <w:divsChild>
                            <w:div w:id="148329392">
                              <w:marLeft w:val="0"/>
                              <w:marRight w:val="0"/>
                              <w:marTop w:val="0"/>
                              <w:marBottom w:val="0"/>
                              <w:divBdr>
                                <w:top w:val="none" w:sz="0" w:space="0" w:color="auto"/>
                                <w:left w:val="none" w:sz="0" w:space="0" w:color="auto"/>
                                <w:bottom w:val="none" w:sz="0" w:space="0" w:color="auto"/>
                                <w:right w:val="none" w:sz="0" w:space="0" w:color="auto"/>
                              </w:divBdr>
                            </w:div>
                          </w:divsChild>
                        </w:div>
                        <w:div w:id="887648848">
                          <w:marLeft w:val="0"/>
                          <w:marRight w:val="0"/>
                          <w:marTop w:val="0"/>
                          <w:marBottom w:val="0"/>
                          <w:divBdr>
                            <w:top w:val="single" w:sz="2" w:space="1" w:color="FFFFFF"/>
                            <w:left w:val="single" w:sz="2" w:space="11" w:color="FFFFFF"/>
                            <w:bottom w:val="single" w:sz="2" w:space="1" w:color="FFFFFF"/>
                            <w:right w:val="single" w:sz="2" w:space="4" w:color="FFFFFF"/>
                          </w:divBdr>
                          <w:divsChild>
                            <w:div w:id="125394131">
                              <w:marLeft w:val="0"/>
                              <w:marRight w:val="0"/>
                              <w:marTop w:val="0"/>
                              <w:marBottom w:val="0"/>
                              <w:divBdr>
                                <w:top w:val="none" w:sz="0" w:space="0" w:color="auto"/>
                                <w:left w:val="none" w:sz="0" w:space="0" w:color="auto"/>
                                <w:bottom w:val="none" w:sz="0" w:space="0" w:color="auto"/>
                                <w:right w:val="none" w:sz="0" w:space="0" w:color="auto"/>
                              </w:divBdr>
                            </w:div>
                          </w:divsChild>
                        </w:div>
                        <w:div w:id="1144934517">
                          <w:marLeft w:val="0"/>
                          <w:marRight w:val="0"/>
                          <w:marTop w:val="0"/>
                          <w:marBottom w:val="0"/>
                          <w:divBdr>
                            <w:top w:val="single" w:sz="2" w:space="1" w:color="FFFFFF"/>
                            <w:left w:val="single" w:sz="2" w:space="11" w:color="FFFFFF"/>
                            <w:bottom w:val="single" w:sz="2" w:space="1" w:color="FFFFFF"/>
                            <w:right w:val="single" w:sz="2" w:space="4" w:color="FFFFFF"/>
                          </w:divBdr>
                          <w:divsChild>
                            <w:div w:id="770442145">
                              <w:marLeft w:val="0"/>
                              <w:marRight w:val="0"/>
                              <w:marTop w:val="0"/>
                              <w:marBottom w:val="0"/>
                              <w:divBdr>
                                <w:top w:val="none" w:sz="0" w:space="0" w:color="auto"/>
                                <w:left w:val="none" w:sz="0" w:space="0" w:color="auto"/>
                                <w:bottom w:val="none" w:sz="0" w:space="0" w:color="auto"/>
                                <w:right w:val="none" w:sz="0" w:space="0" w:color="auto"/>
                              </w:divBdr>
                            </w:div>
                          </w:divsChild>
                        </w:div>
                        <w:div w:id="1319115501">
                          <w:marLeft w:val="0"/>
                          <w:marRight w:val="0"/>
                          <w:marTop w:val="0"/>
                          <w:marBottom w:val="0"/>
                          <w:divBdr>
                            <w:top w:val="single" w:sz="2" w:space="1" w:color="FFFFFF"/>
                            <w:left w:val="single" w:sz="2" w:space="11" w:color="FFFFFF"/>
                            <w:bottom w:val="single" w:sz="2" w:space="1" w:color="FFFFFF"/>
                            <w:right w:val="single" w:sz="2" w:space="4" w:color="FFFFFF"/>
                          </w:divBdr>
                          <w:divsChild>
                            <w:div w:id="1350908140">
                              <w:marLeft w:val="0"/>
                              <w:marRight w:val="0"/>
                              <w:marTop w:val="0"/>
                              <w:marBottom w:val="0"/>
                              <w:divBdr>
                                <w:top w:val="none" w:sz="0" w:space="0" w:color="auto"/>
                                <w:left w:val="none" w:sz="0" w:space="0" w:color="auto"/>
                                <w:bottom w:val="none" w:sz="0" w:space="0" w:color="auto"/>
                                <w:right w:val="none" w:sz="0" w:space="0" w:color="auto"/>
                              </w:divBdr>
                            </w:div>
                          </w:divsChild>
                        </w:div>
                        <w:div w:id="1325082893">
                          <w:marLeft w:val="0"/>
                          <w:marRight w:val="0"/>
                          <w:marTop w:val="0"/>
                          <w:marBottom w:val="0"/>
                          <w:divBdr>
                            <w:top w:val="single" w:sz="2" w:space="1" w:color="FFFFFF"/>
                            <w:left w:val="single" w:sz="2" w:space="11" w:color="FFFFFF"/>
                            <w:bottom w:val="single" w:sz="2" w:space="1" w:color="FFFFFF"/>
                            <w:right w:val="single" w:sz="2" w:space="4" w:color="FFFFFF"/>
                          </w:divBdr>
                          <w:divsChild>
                            <w:div w:id="645086201">
                              <w:marLeft w:val="0"/>
                              <w:marRight w:val="0"/>
                              <w:marTop w:val="0"/>
                              <w:marBottom w:val="0"/>
                              <w:divBdr>
                                <w:top w:val="none" w:sz="0" w:space="0" w:color="auto"/>
                                <w:left w:val="none" w:sz="0" w:space="0" w:color="auto"/>
                                <w:bottom w:val="none" w:sz="0" w:space="0" w:color="auto"/>
                                <w:right w:val="none" w:sz="0" w:space="0" w:color="auto"/>
                              </w:divBdr>
                            </w:div>
                          </w:divsChild>
                        </w:div>
                        <w:div w:id="1373264836">
                          <w:marLeft w:val="0"/>
                          <w:marRight w:val="0"/>
                          <w:marTop w:val="0"/>
                          <w:marBottom w:val="0"/>
                          <w:divBdr>
                            <w:top w:val="single" w:sz="2" w:space="1" w:color="FFFFFF"/>
                            <w:left w:val="single" w:sz="2" w:space="11" w:color="FFFFFF"/>
                            <w:bottom w:val="single" w:sz="2" w:space="1" w:color="FFFFFF"/>
                            <w:right w:val="single" w:sz="2" w:space="4" w:color="FFFFFF"/>
                          </w:divBdr>
                          <w:divsChild>
                            <w:div w:id="1964195092">
                              <w:marLeft w:val="0"/>
                              <w:marRight w:val="0"/>
                              <w:marTop w:val="0"/>
                              <w:marBottom w:val="0"/>
                              <w:divBdr>
                                <w:top w:val="none" w:sz="0" w:space="0" w:color="auto"/>
                                <w:left w:val="none" w:sz="0" w:space="0" w:color="auto"/>
                                <w:bottom w:val="none" w:sz="0" w:space="0" w:color="auto"/>
                                <w:right w:val="none" w:sz="0" w:space="0" w:color="auto"/>
                              </w:divBdr>
                            </w:div>
                          </w:divsChild>
                        </w:div>
                        <w:div w:id="1412197231">
                          <w:marLeft w:val="0"/>
                          <w:marRight w:val="0"/>
                          <w:marTop w:val="0"/>
                          <w:marBottom w:val="0"/>
                          <w:divBdr>
                            <w:top w:val="single" w:sz="2" w:space="1" w:color="FFFFFF"/>
                            <w:left w:val="single" w:sz="2" w:space="11" w:color="FFFFFF"/>
                            <w:bottom w:val="single" w:sz="2" w:space="1" w:color="FFFFFF"/>
                            <w:right w:val="single" w:sz="2" w:space="4" w:color="FFFFFF"/>
                          </w:divBdr>
                          <w:divsChild>
                            <w:div w:id="305167024">
                              <w:marLeft w:val="0"/>
                              <w:marRight w:val="0"/>
                              <w:marTop w:val="0"/>
                              <w:marBottom w:val="0"/>
                              <w:divBdr>
                                <w:top w:val="none" w:sz="0" w:space="0" w:color="auto"/>
                                <w:left w:val="none" w:sz="0" w:space="0" w:color="auto"/>
                                <w:bottom w:val="none" w:sz="0" w:space="0" w:color="auto"/>
                                <w:right w:val="none" w:sz="0" w:space="0" w:color="auto"/>
                              </w:divBdr>
                            </w:div>
                          </w:divsChild>
                        </w:div>
                        <w:div w:id="1446463511">
                          <w:marLeft w:val="0"/>
                          <w:marRight w:val="0"/>
                          <w:marTop w:val="0"/>
                          <w:marBottom w:val="0"/>
                          <w:divBdr>
                            <w:top w:val="single" w:sz="2" w:space="1" w:color="FFFFFF"/>
                            <w:left w:val="single" w:sz="2" w:space="11" w:color="FFFFFF"/>
                            <w:bottom w:val="single" w:sz="2" w:space="1" w:color="FFFFFF"/>
                            <w:right w:val="single" w:sz="2" w:space="4" w:color="FFFFFF"/>
                          </w:divBdr>
                          <w:divsChild>
                            <w:div w:id="1847666279">
                              <w:marLeft w:val="0"/>
                              <w:marRight w:val="0"/>
                              <w:marTop w:val="0"/>
                              <w:marBottom w:val="0"/>
                              <w:divBdr>
                                <w:top w:val="none" w:sz="0" w:space="0" w:color="auto"/>
                                <w:left w:val="none" w:sz="0" w:space="0" w:color="auto"/>
                                <w:bottom w:val="none" w:sz="0" w:space="0" w:color="auto"/>
                                <w:right w:val="none" w:sz="0" w:space="0" w:color="auto"/>
                              </w:divBdr>
                            </w:div>
                          </w:divsChild>
                        </w:div>
                        <w:div w:id="1511069588">
                          <w:marLeft w:val="0"/>
                          <w:marRight w:val="0"/>
                          <w:marTop w:val="0"/>
                          <w:marBottom w:val="0"/>
                          <w:divBdr>
                            <w:top w:val="single" w:sz="2" w:space="1" w:color="FFFFFF"/>
                            <w:left w:val="single" w:sz="2" w:space="11" w:color="FFFFFF"/>
                            <w:bottom w:val="single" w:sz="2" w:space="1" w:color="FFFFFF"/>
                            <w:right w:val="single" w:sz="2" w:space="4" w:color="FFFFFF"/>
                          </w:divBdr>
                          <w:divsChild>
                            <w:div w:id="1862932467">
                              <w:marLeft w:val="0"/>
                              <w:marRight w:val="0"/>
                              <w:marTop w:val="0"/>
                              <w:marBottom w:val="0"/>
                              <w:divBdr>
                                <w:top w:val="none" w:sz="0" w:space="0" w:color="auto"/>
                                <w:left w:val="none" w:sz="0" w:space="0" w:color="auto"/>
                                <w:bottom w:val="none" w:sz="0" w:space="0" w:color="auto"/>
                                <w:right w:val="none" w:sz="0" w:space="0" w:color="auto"/>
                              </w:divBdr>
                            </w:div>
                          </w:divsChild>
                        </w:div>
                        <w:div w:id="1785080165">
                          <w:marLeft w:val="0"/>
                          <w:marRight w:val="0"/>
                          <w:marTop w:val="0"/>
                          <w:marBottom w:val="0"/>
                          <w:divBdr>
                            <w:top w:val="single" w:sz="2" w:space="1" w:color="FFFFFF"/>
                            <w:left w:val="single" w:sz="2" w:space="11" w:color="FFFFFF"/>
                            <w:bottom w:val="single" w:sz="2" w:space="4" w:color="FFFFFF"/>
                            <w:right w:val="single" w:sz="2" w:space="4" w:color="FFFFFF"/>
                          </w:divBdr>
                          <w:divsChild>
                            <w:div w:id="798836243">
                              <w:marLeft w:val="0"/>
                              <w:marRight w:val="0"/>
                              <w:marTop w:val="0"/>
                              <w:marBottom w:val="0"/>
                              <w:divBdr>
                                <w:top w:val="none" w:sz="0" w:space="0" w:color="auto"/>
                                <w:left w:val="none" w:sz="0" w:space="0" w:color="auto"/>
                                <w:bottom w:val="none" w:sz="0" w:space="0" w:color="auto"/>
                                <w:right w:val="none" w:sz="0" w:space="0" w:color="auto"/>
                              </w:divBdr>
                            </w:div>
                          </w:divsChild>
                        </w:div>
                        <w:div w:id="1931817439">
                          <w:marLeft w:val="0"/>
                          <w:marRight w:val="0"/>
                          <w:marTop w:val="0"/>
                          <w:marBottom w:val="0"/>
                          <w:divBdr>
                            <w:top w:val="single" w:sz="2" w:space="4" w:color="FFFFFF"/>
                            <w:left w:val="single" w:sz="2" w:space="11" w:color="FFFFFF"/>
                            <w:bottom w:val="single" w:sz="2" w:space="1" w:color="FFFFFF"/>
                            <w:right w:val="single" w:sz="2" w:space="4" w:color="FFFFFF"/>
                          </w:divBdr>
                          <w:divsChild>
                            <w:div w:id="1381325853">
                              <w:marLeft w:val="0"/>
                              <w:marRight w:val="0"/>
                              <w:marTop w:val="0"/>
                              <w:marBottom w:val="0"/>
                              <w:divBdr>
                                <w:top w:val="none" w:sz="0" w:space="0" w:color="auto"/>
                                <w:left w:val="none" w:sz="0" w:space="0" w:color="auto"/>
                                <w:bottom w:val="none" w:sz="0" w:space="0" w:color="auto"/>
                                <w:right w:val="none" w:sz="0" w:space="0" w:color="auto"/>
                              </w:divBdr>
                            </w:div>
                          </w:divsChild>
                        </w:div>
                        <w:div w:id="1955284008">
                          <w:marLeft w:val="0"/>
                          <w:marRight w:val="0"/>
                          <w:marTop w:val="0"/>
                          <w:marBottom w:val="0"/>
                          <w:divBdr>
                            <w:top w:val="single" w:sz="2" w:space="1" w:color="FFFFFF"/>
                            <w:left w:val="single" w:sz="2" w:space="11" w:color="FFFFFF"/>
                            <w:bottom w:val="single" w:sz="2" w:space="1" w:color="FFFFFF"/>
                            <w:right w:val="single" w:sz="2" w:space="4" w:color="FFFFFF"/>
                          </w:divBdr>
                          <w:divsChild>
                            <w:div w:id="199368235">
                              <w:marLeft w:val="0"/>
                              <w:marRight w:val="0"/>
                              <w:marTop w:val="0"/>
                              <w:marBottom w:val="0"/>
                              <w:divBdr>
                                <w:top w:val="none" w:sz="0" w:space="0" w:color="auto"/>
                                <w:left w:val="none" w:sz="0" w:space="0" w:color="auto"/>
                                <w:bottom w:val="none" w:sz="0" w:space="0" w:color="auto"/>
                                <w:right w:val="none" w:sz="0" w:space="0" w:color="auto"/>
                              </w:divBdr>
                            </w:div>
                          </w:divsChild>
                        </w:div>
                        <w:div w:id="1994480030">
                          <w:marLeft w:val="0"/>
                          <w:marRight w:val="0"/>
                          <w:marTop w:val="0"/>
                          <w:marBottom w:val="0"/>
                          <w:divBdr>
                            <w:top w:val="single" w:sz="2" w:space="1" w:color="FFFFFF"/>
                            <w:left w:val="single" w:sz="2" w:space="11" w:color="FFFFFF"/>
                            <w:bottom w:val="single" w:sz="2" w:space="1" w:color="FFFFFF"/>
                            <w:right w:val="single" w:sz="2" w:space="4" w:color="FFFFFF"/>
                          </w:divBdr>
                          <w:divsChild>
                            <w:div w:id="687413226">
                              <w:marLeft w:val="0"/>
                              <w:marRight w:val="0"/>
                              <w:marTop w:val="0"/>
                              <w:marBottom w:val="0"/>
                              <w:divBdr>
                                <w:top w:val="none" w:sz="0" w:space="0" w:color="auto"/>
                                <w:left w:val="none" w:sz="0" w:space="0" w:color="auto"/>
                                <w:bottom w:val="none" w:sz="0" w:space="0" w:color="auto"/>
                                <w:right w:val="none" w:sz="0" w:space="0" w:color="auto"/>
                              </w:divBdr>
                            </w:div>
                          </w:divsChild>
                        </w:div>
                        <w:div w:id="2035768130">
                          <w:marLeft w:val="0"/>
                          <w:marRight w:val="0"/>
                          <w:marTop w:val="0"/>
                          <w:marBottom w:val="0"/>
                          <w:divBdr>
                            <w:top w:val="single" w:sz="2" w:space="1" w:color="FFFFFF"/>
                            <w:left w:val="single" w:sz="2" w:space="11" w:color="FFFFFF"/>
                            <w:bottom w:val="single" w:sz="2" w:space="1" w:color="FFFFFF"/>
                            <w:right w:val="single" w:sz="2" w:space="4" w:color="FFFFFF"/>
                          </w:divBdr>
                          <w:divsChild>
                            <w:div w:id="708147425">
                              <w:marLeft w:val="0"/>
                              <w:marRight w:val="0"/>
                              <w:marTop w:val="0"/>
                              <w:marBottom w:val="0"/>
                              <w:divBdr>
                                <w:top w:val="none" w:sz="0" w:space="0" w:color="auto"/>
                                <w:left w:val="none" w:sz="0" w:space="0" w:color="auto"/>
                                <w:bottom w:val="none" w:sz="0" w:space="0" w:color="auto"/>
                                <w:right w:val="none" w:sz="0" w:space="0" w:color="auto"/>
                              </w:divBdr>
                            </w:div>
                          </w:divsChild>
                        </w:div>
                        <w:div w:id="2058970062">
                          <w:marLeft w:val="0"/>
                          <w:marRight w:val="0"/>
                          <w:marTop w:val="0"/>
                          <w:marBottom w:val="0"/>
                          <w:divBdr>
                            <w:top w:val="single" w:sz="2" w:space="1" w:color="FFFFFF"/>
                            <w:left w:val="single" w:sz="2" w:space="11" w:color="FFFFFF"/>
                            <w:bottom w:val="single" w:sz="2" w:space="1" w:color="FFFFFF"/>
                            <w:right w:val="single" w:sz="2" w:space="4" w:color="FFFFFF"/>
                          </w:divBdr>
                          <w:divsChild>
                            <w:div w:id="129887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3985149">
              <w:marLeft w:val="0"/>
              <w:marRight w:val="0"/>
              <w:marTop w:val="0"/>
              <w:marBottom w:val="300"/>
              <w:divBdr>
                <w:top w:val="none" w:sz="0" w:space="0" w:color="auto"/>
                <w:left w:val="none" w:sz="0" w:space="0" w:color="auto"/>
                <w:bottom w:val="none" w:sz="0" w:space="0" w:color="auto"/>
                <w:right w:val="none" w:sz="0" w:space="0" w:color="auto"/>
              </w:divBdr>
              <w:divsChild>
                <w:div w:id="349337338">
                  <w:marLeft w:val="0"/>
                  <w:marRight w:val="0"/>
                  <w:marTop w:val="0"/>
                  <w:marBottom w:val="0"/>
                  <w:divBdr>
                    <w:top w:val="none" w:sz="0" w:space="0" w:color="auto"/>
                    <w:left w:val="none" w:sz="0" w:space="0" w:color="auto"/>
                    <w:bottom w:val="none" w:sz="0" w:space="0" w:color="auto"/>
                    <w:right w:val="none" w:sz="0" w:space="0" w:color="auto"/>
                  </w:divBdr>
                  <w:divsChild>
                    <w:div w:id="870454070">
                      <w:marLeft w:val="0"/>
                      <w:marRight w:val="0"/>
                      <w:marTop w:val="0"/>
                      <w:marBottom w:val="0"/>
                      <w:divBdr>
                        <w:top w:val="none" w:sz="0" w:space="0" w:color="auto"/>
                        <w:left w:val="none" w:sz="0" w:space="0" w:color="auto"/>
                        <w:bottom w:val="none" w:sz="0" w:space="0" w:color="auto"/>
                        <w:right w:val="none" w:sz="0" w:space="0" w:color="auto"/>
                      </w:divBdr>
                      <w:divsChild>
                        <w:div w:id="226578407">
                          <w:marLeft w:val="0"/>
                          <w:marRight w:val="0"/>
                          <w:marTop w:val="0"/>
                          <w:marBottom w:val="0"/>
                          <w:divBdr>
                            <w:top w:val="single" w:sz="2" w:space="1" w:color="FFFFFF"/>
                            <w:left w:val="single" w:sz="2" w:space="11" w:color="FFFFFF"/>
                            <w:bottom w:val="single" w:sz="2" w:space="1" w:color="FFFFFF"/>
                            <w:right w:val="single" w:sz="2" w:space="4" w:color="FFFFFF"/>
                          </w:divBdr>
                          <w:divsChild>
                            <w:div w:id="1608544561">
                              <w:marLeft w:val="0"/>
                              <w:marRight w:val="0"/>
                              <w:marTop w:val="0"/>
                              <w:marBottom w:val="0"/>
                              <w:divBdr>
                                <w:top w:val="none" w:sz="0" w:space="0" w:color="auto"/>
                                <w:left w:val="none" w:sz="0" w:space="0" w:color="auto"/>
                                <w:bottom w:val="none" w:sz="0" w:space="0" w:color="auto"/>
                                <w:right w:val="none" w:sz="0" w:space="0" w:color="auto"/>
                              </w:divBdr>
                            </w:div>
                          </w:divsChild>
                        </w:div>
                        <w:div w:id="294792897">
                          <w:marLeft w:val="0"/>
                          <w:marRight w:val="0"/>
                          <w:marTop w:val="0"/>
                          <w:marBottom w:val="0"/>
                          <w:divBdr>
                            <w:top w:val="single" w:sz="2" w:space="1" w:color="FFFFFF"/>
                            <w:left w:val="single" w:sz="2" w:space="11" w:color="FFFFFF"/>
                            <w:bottom w:val="single" w:sz="2" w:space="1" w:color="FFFFFF"/>
                            <w:right w:val="single" w:sz="2" w:space="4" w:color="FFFFFF"/>
                          </w:divBdr>
                          <w:divsChild>
                            <w:div w:id="2000423073">
                              <w:marLeft w:val="0"/>
                              <w:marRight w:val="0"/>
                              <w:marTop w:val="0"/>
                              <w:marBottom w:val="0"/>
                              <w:divBdr>
                                <w:top w:val="none" w:sz="0" w:space="0" w:color="auto"/>
                                <w:left w:val="none" w:sz="0" w:space="0" w:color="auto"/>
                                <w:bottom w:val="none" w:sz="0" w:space="0" w:color="auto"/>
                                <w:right w:val="none" w:sz="0" w:space="0" w:color="auto"/>
                              </w:divBdr>
                            </w:div>
                          </w:divsChild>
                        </w:div>
                        <w:div w:id="348802783">
                          <w:marLeft w:val="0"/>
                          <w:marRight w:val="0"/>
                          <w:marTop w:val="0"/>
                          <w:marBottom w:val="0"/>
                          <w:divBdr>
                            <w:top w:val="single" w:sz="2" w:space="1" w:color="FFFFFF"/>
                            <w:left w:val="single" w:sz="2" w:space="11" w:color="FFFFFF"/>
                            <w:bottom w:val="single" w:sz="2" w:space="1" w:color="FFFFFF"/>
                            <w:right w:val="single" w:sz="2" w:space="4" w:color="FFFFFF"/>
                          </w:divBdr>
                          <w:divsChild>
                            <w:div w:id="1282494173">
                              <w:marLeft w:val="0"/>
                              <w:marRight w:val="0"/>
                              <w:marTop w:val="0"/>
                              <w:marBottom w:val="0"/>
                              <w:divBdr>
                                <w:top w:val="none" w:sz="0" w:space="0" w:color="auto"/>
                                <w:left w:val="none" w:sz="0" w:space="0" w:color="auto"/>
                                <w:bottom w:val="none" w:sz="0" w:space="0" w:color="auto"/>
                                <w:right w:val="none" w:sz="0" w:space="0" w:color="auto"/>
                              </w:divBdr>
                            </w:div>
                          </w:divsChild>
                        </w:div>
                        <w:div w:id="386808715">
                          <w:marLeft w:val="0"/>
                          <w:marRight w:val="0"/>
                          <w:marTop w:val="0"/>
                          <w:marBottom w:val="0"/>
                          <w:divBdr>
                            <w:top w:val="single" w:sz="2" w:space="1" w:color="FFFFFF"/>
                            <w:left w:val="single" w:sz="2" w:space="11" w:color="FFFFFF"/>
                            <w:bottom w:val="single" w:sz="2" w:space="1" w:color="FFFFFF"/>
                            <w:right w:val="single" w:sz="2" w:space="4" w:color="FFFFFF"/>
                          </w:divBdr>
                          <w:divsChild>
                            <w:div w:id="987512396">
                              <w:marLeft w:val="0"/>
                              <w:marRight w:val="0"/>
                              <w:marTop w:val="0"/>
                              <w:marBottom w:val="0"/>
                              <w:divBdr>
                                <w:top w:val="none" w:sz="0" w:space="0" w:color="auto"/>
                                <w:left w:val="none" w:sz="0" w:space="0" w:color="auto"/>
                                <w:bottom w:val="none" w:sz="0" w:space="0" w:color="auto"/>
                                <w:right w:val="none" w:sz="0" w:space="0" w:color="auto"/>
                              </w:divBdr>
                            </w:div>
                          </w:divsChild>
                        </w:div>
                        <w:div w:id="468672843">
                          <w:marLeft w:val="0"/>
                          <w:marRight w:val="0"/>
                          <w:marTop w:val="0"/>
                          <w:marBottom w:val="0"/>
                          <w:divBdr>
                            <w:top w:val="single" w:sz="2" w:space="1" w:color="FFFFFF"/>
                            <w:left w:val="single" w:sz="2" w:space="11" w:color="FFFFFF"/>
                            <w:bottom w:val="single" w:sz="2" w:space="1" w:color="FFFFFF"/>
                            <w:right w:val="single" w:sz="2" w:space="4" w:color="FFFFFF"/>
                          </w:divBdr>
                          <w:divsChild>
                            <w:div w:id="1368605958">
                              <w:marLeft w:val="0"/>
                              <w:marRight w:val="0"/>
                              <w:marTop w:val="0"/>
                              <w:marBottom w:val="0"/>
                              <w:divBdr>
                                <w:top w:val="none" w:sz="0" w:space="0" w:color="auto"/>
                                <w:left w:val="none" w:sz="0" w:space="0" w:color="auto"/>
                                <w:bottom w:val="none" w:sz="0" w:space="0" w:color="auto"/>
                                <w:right w:val="none" w:sz="0" w:space="0" w:color="auto"/>
                              </w:divBdr>
                            </w:div>
                          </w:divsChild>
                        </w:div>
                        <w:div w:id="553929389">
                          <w:marLeft w:val="0"/>
                          <w:marRight w:val="0"/>
                          <w:marTop w:val="0"/>
                          <w:marBottom w:val="0"/>
                          <w:divBdr>
                            <w:top w:val="single" w:sz="2" w:space="1" w:color="FFFFFF"/>
                            <w:left w:val="single" w:sz="2" w:space="11" w:color="FFFFFF"/>
                            <w:bottom w:val="single" w:sz="2" w:space="1" w:color="FFFFFF"/>
                            <w:right w:val="single" w:sz="2" w:space="4" w:color="FFFFFF"/>
                          </w:divBdr>
                          <w:divsChild>
                            <w:div w:id="1762751760">
                              <w:marLeft w:val="0"/>
                              <w:marRight w:val="0"/>
                              <w:marTop w:val="0"/>
                              <w:marBottom w:val="0"/>
                              <w:divBdr>
                                <w:top w:val="none" w:sz="0" w:space="0" w:color="auto"/>
                                <w:left w:val="none" w:sz="0" w:space="0" w:color="auto"/>
                                <w:bottom w:val="none" w:sz="0" w:space="0" w:color="auto"/>
                                <w:right w:val="none" w:sz="0" w:space="0" w:color="auto"/>
                              </w:divBdr>
                            </w:div>
                          </w:divsChild>
                        </w:div>
                        <w:div w:id="594675746">
                          <w:marLeft w:val="0"/>
                          <w:marRight w:val="0"/>
                          <w:marTop w:val="0"/>
                          <w:marBottom w:val="0"/>
                          <w:divBdr>
                            <w:top w:val="single" w:sz="2" w:space="1" w:color="FFFFFF"/>
                            <w:left w:val="single" w:sz="2" w:space="11" w:color="FFFFFF"/>
                            <w:bottom w:val="single" w:sz="2" w:space="1" w:color="FFFFFF"/>
                            <w:right w:val="single" w:sz="2" w:space="4" w:color="FFFFFF"/>
                          </w:divBdr>
                          <w:divsChild>
                            <w:div w:id="2064790342">
                              <w:marLeft w:val="0"/>
                              <w:marRight w:val="0"/>
                              <w:marTop w:val="0"/>
                              <w:marBottom w:val="0"/>
                              <w:divBdr>
                                <w:top w:val="none" w:sz="0" w:space="0" w:color="auto"/>
                                <w:left w:val="none" w:sz="0" w:space="0" w:color="auto"/>
                                <w:bottom w:val="none" w:sz="0" w:space="0" w:color="auto"/>
                                <w:right w:val="none" w:sz="0" w:space="0" w:color="auto"/>
                              </w:divBdr>
                            </w:div>
                          </w:divsChild>
                        </w:div>
                        <w:div w:id="610356936">
                          <w:marLeft w:val="0"/>
                          <w:marRight w:val="0"/>
                          <w:marTop w:val="0"/>
                          <w:marBottom w:val="0"/>
                          <w:divBdr>
                            <w:top w:val="single" w:sz="2" w:space="1" w:color="FFFFFF"/>
                            <w:left w:val="single" w:sz="2" w:space="11" w:color="FFFFFF"/>
                            <w:bottom w:val="single" w:sz="2" w:space="1" w:color="FFFFFF"/>
                            <w:right w:val="single" w:sz="2" w:space="4" w:color="FFFFFF"/>
                          </w:divBdr>
                          <w:divsChild>
                            <w:div w:id="1657954251">
                              <w:marLeft w:val="0"/>
                              <w:marRight w:val="0"/>
                              <w:marTop w:val="0"/>
                              <w:marBottom w:val="0"/>
                              <w:divBdr>
                                <w:top w:val="none" w:sz="0" w:space="0" w:color="auto"/>
                                <w:left w:val="none" w:sz="0" w:space="0" w:color="auto"/>
                                <w:bottom w:val="none" w:sz="0" w:space="0" w:color="auto"/>
                                <w:right w:val="none" w:sz="0" w:space="0" w:color="auto"/>
                              </w:divBdr>
                            </w:div>
                          </w:divsChild>
                        </w:div>
                        <w:div w:id="662899493">
                          <w:marLeft w:val="0"/>
                          <w:marRight w:val="0"/>
                          <w:marTop w:val="0"/>
                          <w:marBottom w:val="0"/>
                          <w:divBdr>
                            <w:top w:val="single" w:sz="2" w:space="1" w:color="FFFFFF"/>
                            <w:left w:val="single" w:sz="2" w:space="11" w:color="FFFFFF"/>
                            <w:bottom w:val="single" w:sz="2" w:space="1" w:color="FFFFFF"/>
                            <w:right w:val="single" w:sz="2" w:space="4" w:color="FFFFFF"/>
                          </w:divBdr>
                          <w:divsChild>
                            <w:div w:id="663513069">
                              <w:marLeft w:val="0"/>
                              <w:marRight w:val="0"/>
                              <w:marTop w:val="0"/>
                              <w:marBottom w:val="0"/>
                              <w:divBdr>
                                <w:top w:val="none" w:sz="0" w:space="0" w:color="auto"/>
                                <w:left w:val="none" w:sz="0" w:space="0" w:color="auto"/>
                                <w:bottom w:val="none" w:sz="0" w:space="0" w:color="auto"/>
                                <w:right w:val="none" w:sz="0" w:space="0" w:color="auto"/>
                              </w:divBdr>
                            </w:div>
                          </w:divsChild>
                        </w:div>
                        <w:div w:id="912397834">
                          <w:marLeft w:val="0"/>
                          <w:marRight w:val="0"/>
                          <w:marTop w:val="0"/>
                          <w:marBottom w:val="0"/>
                          <w:divBdr>
                            <w:top w:val="single" w:sz="2" w:space="1" w:color="FFFFFF"/>
                            <w:left w:val="single" w:sz="2" w:space="11" w:color="FFFFFF"/>
                            <w:bottom w:val="single" w:sz="2" w:space="1" w:color="FFFFFF"/>
                            <w:right w:val="single" w:sz="2" w:space="4" w:color="FFFFFF"/>
                          </w:divBdr>
                          <w:divsChild>
                            <w:div w:id="2020614655">
                              <w:marLeft w:val="0"/>
                              <w:marRight w:val="0"/>
                              <w:marTop w:val="0"/>
                              <w:marBottom w:val="0"/>
                              <w:divBdr>
                                <w:top w:val="none" w:sz="0" w:space="0" w:color="auto"/>
                                <w:left w:val="none" w:sz="0" w:space="0" w:color="auto"/>
                                <w:bottom w:val="none" w:sz="0" w:space="0" w:color="auto"/>
                                <w:right w:val="none" w:sz="0" w:space="0" w:color="auto"/>
                              </w:divBdr>
                            </w:div>
                          </w:divsChild>
                        </w:div>
                        <w:div w:id="974678233">
                          <w:marLeft w:val="0"/>
                          <w:marRight w:val="0"/>
                          <w:marTop w:val="0"/>
                          <w:marBottom w:val="0"/>
                          <w:divBdr>
                            <w:top w:val="single" w:sz="2" w:space="1" w:color="FFFFFF"/>
                            <w:left w:val="single" w:sz="2" w:space="11" w:color="FFFFFF"/>
                            <w:bottom w:val="single" w:sz="2" w:space="1" w:color="FFFFFF"/>
                            <w:right w:val="single" w:sz="2" w:space="4" w:color="FFFFFF"/>
                          </w:divBdr>
                          <w:divsChild>
                            <w:div w:id="204145882">
                              <w:marLeft w:val="0"/>
                              <w:marRight w:val="0"/>
                              <w:marTop w:val="0"/>
                              <w:marBottom w:val="0"/>
                              <w:divBdr>
                                <w:top w:val="none" w:sz="0" w:space="0" w:color="auto"/>
                                <w:left w:val="none" w:sz="0" w:space="0" w:color="auto"/>
                                <w:bottom w:val="none" w:sz="0" w:space="0" w:color="auto"/>
                                <w:right w:val="none" w:sz="0" w:space="0" w:color="auto"/>
                              </w:divBdr>
                            </w:div>
                          </w:divsChild>
                        </w:div>
                        <w:div w:id="1034617959">
                          <w:marLeft w:val="0"/>
                          <w:marRight w:val="0"/>
                          <w:marTop w:val="0"/>
                          <w:marBottom w:val="0"/>
                          <w:divBdr>
                            <w:top w:val="single" w:sz="2" w:space="1" w:color="FFFFFF"/>
                            <w:left w:val="single" w:sz="2" w:space="11" w:color="FFFFFF"/>
                            <w:bottom w:val="single" w:sz="2" w:space="1" w:color="FFFFFF"/>
                            <w:right w:val="single" w:sz="2" w:space="4" w:color="FFFFFF"/>
                          </w:divBdr>
                          <w:divsChild>
                            <w:div w:id="303896265">
                              <w:marLeft w:val="0"/>
                              <w:marRight w:val="0"/>
                              <w:marTop w:val="0"/>
                              <w:marBottom w:val="0"/>
                              <w:divBdr>
                                <w:top w:val="none" w:sz="0" w:space="0" w:color="auto"/>
                                <w:left w:val="none" w:sz="0" w:space="0" w:color="auto"/>
                                <w:bottom w:val="none" w:sz="0" w:space="0" w:color="auto"/>
                                <w:right w:val="none" w:sz="0" w:space="0" w:color="auto"/>
                              </w:divBdr>
                            </w:div>
                          </w:divsChild>
                        </w:div>
                        <w:div w:id="1410224523">
                          <w:marLeft w:val="0"/>
                          <w:marRight w:val="0"/>
                          <w:marTop w:val="0"/>
                          <w:marBottom w:val="0"/>
                          <w:divBdr>
                            <w:top w:val="single" w:sz="2" w:space="1" w:color="FFFFFF"/>
                            <w:left w:val="single" w:sz="2" w:space="11" w:color="FFFFFF"/>
                            <w:bottom w:val="single" w:sz="2" w:space="1" w:color="FFFFFF"/>
                            <w:right w:val="single" w:sz="2" w:space="4" w:color="FFFFFF"/>
                          </w:divBdr>
                          <w:divsChild>
                            <w:div w:id="229923965">
                              <w:marLeft w:val="0"/>
                              <w:marRight w:val="0"/>
                              <w:marTop w:val="0"/>
                              <w:marBottom w:val="0"/>
                              <w:divBdr>
                                <w:top w:val="none" w:sz="0" w:space="0" w:color="auto"/>
                                <w:left w:val="none" w:sz="0" w:space="0" w:color="auto"/>
                                <w:bottom w:val="none" w:sz="0" w:space="0" w:color="auto"/>
                                <w:right w:val="none" w:sz="0" w:space="0" w:color="auto"/>
                              </w:divBdr>
                            </w:div>
                          </w:divsChild>
                        </w:div>
                        <w:div w:id="1458989382">
                          <w:marLeft w:val="0"/>
                          <w:marRight w:val="0"/>
                          <w:marTop w:val="0"/>
                          <w:marBottom w:val="0"/>
                          <w:divBdr>
                            <w:top w:val="single" w:sz="2" w:space="1" w:color="FFFFFF"/>
                            <w:left w:val="single" w:sz="2" w:space="11" w:color="FFFFFF"/>
                            <w:bottom w:val="single" w:sz="2" w:space="1" w:color="FFFFFF"/>
                            <w:right w:val="single" w:sz="2" w:space="4" w:color="FFFFFF"/>
                          </w:divBdr>
                          <w:divsChild>
                            <w:div w:id="1806195717">
                              <w:marLeft w:val="0"/>
                              <w:marRight w:val="0"/>
                              <w:marTop w:val="0"/>
                              <w:marBottom w:val="0"/>
                              <w:divBdr>
                                <w:top w:val="none" w:sz="0" w:space="0" w:color="auto"/>
                                <w:left w:val="none" w:sz="0" w:space="0" w:color="auto"/>
                                <w:bottom w:val="none" w:sz="0" w:space="0" w:color="auto"/>
                                <w:right w:val="none" w:sz="0" w:space="0" w:color="auto"/>
                              </w:divBdr>
                            </w:div>
                          </w:divsChild>
                        </w:div>
                        <w:div w:id="1493134979">
                          <w:marLeft w:val="0"/>
                          <w:marRight w:val="0"/>
                          <w:marTop w:val="0"/>
                          <w:marBottom w:val="0"/>
                          <w:divBdr>
                            <w:top w:val="single" w:sz="2" w:space="1" w:color="FFFFFF"/>
                            <w:left w:val="single" w:sz="2" w:space="11" w:color="FFFFFF"/>
                            <w:bottom w:val="single" w:sz="2" w:space="1" w:color="FFFFFF"/>
                            <w:right w:val="single" w:sz="2" w:space="4" w:color="FFFFFF"/>
                          </w:divBdr>
                          <w:divsChild>
                            <w:div w:id="2136630331">
                              <w:marLeft w:val="0"/>
                              <w:marRight w:val="0"/>
                              <w:marTop w:val="0"/>
                              <w:marBottom w:val="0"/>
                              <w:divBdr>
                                <w:top w:val="none" w:sz="0" w:space="0" w:color="auto"/>
                                <w:left w:val="none" w:sz="0" w:space="0" w:color="auto"/>
                                <w:bottom w:val="none" w:sz="0" w:space="0" w:color="auto"/>
                                <w:right w:val="none" w:sz="0" w:space="0" w:color="auto"/>
                              </w:divBdr>
                            </w:div>
                          </w:divsChild>
                        </w:div>
                        <w:div w:id="1591426639">
                          <w:marLeft w:val="0"/>
                          <w:marRight w:val="0"/>
                          <w:marTop w:val="0"/>
                          <w:marBottom w:val="0"/>
                          <w:divBdr>
                            <w:top w:val="single" w:sz="2" w:space="1" w:color="FFFFFF"/>
                            <w:left w:val="single" w:sz="2" w:space="11" w:color="FFFFFF"/>
                            <w:bottom w:val="single" w:sz="2" w:space="1" w:color="FFFFFF"/>
                            <w:right w:val="single" w:sz="2" w:space="4" w:color="FFFFFF"/>
                          </w:divBdr>
                          <w:divsChild>
                            <w:div w:id="1175653593">
                              <w:marLeft w:val="0"/>
                              <w:marRight w:val="0"/>
                              <w:marTop w:val="0"/>
                              <w:marBottom w:val="0"/>
                              <w:divBdr>
                                <w:top w:val="none" w:sz="0" w:space="0" w:color="auto"/>
                                <w:left w:val="none" w:sz="0" w:space="0" w:color="auto"/>
                                <w:bottom w:val="none" w:sz="0" w:space="0" w:color="auto"/>
                                <w:right w:val="none" w:sz="0" w:space="0" w:color="auto"/>
                              </w:divBdr>
                            </w:div>
                          </w:divsChild>
                        </w:div>
                        <w:div w:id="1681466502">
                          <w:marLeft w:val="0"/>
                          <w:marRight w:val="0"/>
                          <w:marTop w:val="0"/>
                          <w:marBottom w:val="0"/>
                          <w:divBdr>
                            <w:top w:val="single" w:sz="2" w:space="1" w:color="FFFFFF"/>
                            <w:left w:val="single" w:sz="2" w:space="11" w:color="FFFFFF"/>
                            <w:bottom w:val="single" w:sz="2" w:space="1" w:color="FFFFFF"/>
                            <w:right w:val="single" w:sz="2" w:space="4" w:color="FFFFFF"/>
                          </w:divBdr>
                          <w:divsChild>
                            <w:div w:id="441539923">
                              <w:marLeft w:val="0"/>
                              <w:marRight w:val="0"/>
                              <w:marTop w:val="0"/>
                              <w:marBottom w:val="0"/>
                              <w:divBdr>
                                <w:top w:val="none" w:sz="0" w:space="0" w:color="auto"/>
                                <w:left w:val="none" w:sz="0" w:space="0" w:color="auto"/>
                                <w:bottom w:val="none" w:sz="0" w:space="0" w:color="auto"/>
                                <w:right w:val="none" w:sz="0" w:space="0" w:color="auto"/>
                              </w:divBdr>
                            </w:div>
                          </w:divsChild>
                        </w:div>
                        <w:div w:id="1843278867">
                          <w:marLeft w:val="0"/>
                          <w:marRight w:val="0"/>
                          <w:marTop w:val="0"/>
                          <w:marBottom w:val="0"/>
                          <w:divBdr>
                            <w:top w:val="single" w:sz="2" w:space="1" w:color="FFFFFF"/>
                            <w:left w:val="single" w:sz="2" w:space="11" w:color="FFFFFF"/>
                            <w:bottom w:val="single" w:sz="2" w:space="1" w:color="FFFFFF"/>
                            <w:right w:val="single" w:sz="2" w:space="4" w:color="FFFFFF"/>
                          </w:divBdr>
                          <w:divsChild>
                            <w:div w:id="1060398467">
                              <w:marLeft w:val="0"/>
                              <w:marRight w:val="0"/>
                              <w:marTop w:val="0"/>
                              <w:marBottom w:val="0"/>
                              <w:divBdr>
                                <w:top w:val="none" w:sz="0" w:space="0" w:color="auto"/>
                                <w:left w:val="none" w:sz="0" w:space="0" w:color="auto"/>
                                <w:bottom w:val="none" w:sz="0" w:space="0" w:color="auto"/>
                                <w:right w:val="none" w:sz="0" w:space="0" w:color="auto"/>
                              </w:divBdr>
                            </w:div>
                          </w:divsChild>
                        </w:div>
                        <w:div w:id="1886405741">
                          <w:marLeft w:val="0"/>
                          <w:marRight w:val="0"/>
                          <w:marTop w:val="0"/>
                          <w:marBottom w:val="0"/>
                          <w:divBdr>
                            <w:top w:val="single" w:sz="2" w:space="1" w:color="FFFFFF"/>
                            <w:left w:val="single" w:sz="2" w:space="11" w:color="FFFFFF"/>
                            <w:bottom w:val="single" w:sz="2" w:space="4" w:color="FFFFFF"/>
                            <w:right w:val="single" w:sz="2" w:space="4" w:color="FFFFFF"/>
                          </w:divBdr>
                          <w:divsChild>
                            <w:div w:id="1965381911">
                              <w:marLeft w:val="0"/>
                              <w:marRight w:val="0"/>
                              <w:marTop w:val="0"/>
                              <w:marBottom w:val="0"/>
                              <w:divBdr>
                                <w:top w:val="none" w:sz="0" w:space="0" w:color="auto"/>
                                <w:left w:val="none" w:sz="0" w:space="0" w:color="auto"/>
                                <w:bottom w:val="none" w:sz="0" w:space="0" w:color="auto"/>
                                <w:right w:val="none" w:sz="0" w:space="0" w:color="auto"/>
                              </w:divBdr>
                            </w:div>
                          </w:divsChild>
                        </w:div>
                        <w:div w:id="1996178866">
                          <w:marLeft w:val="0"/>
                          <w:marRight w:val="0"/>
                          <w:marTop w:val="0"/>
                          <w:marBottom w:val="0"/>
                          <w:divBdr>
                            <w:top w:val="single" w:sz="2" w:space="4" w:color="FFFFFF"/>
                            <w:left w:val="single" w:sz="2" w:space="11" w:color="FFFFFF"/>
                            <w:bottom w:val="single" w:sz="2" w:space="1" w:color="FFFFFF"/>
                            <w:right w:val="single" w:sz="2" w:space="4" w:color="FFFFFF"/>
                          </w:divBdr>
                          <w:divsChild>
                            <w:div w:id="136390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1936771">
      <w:bodyDiv w:val="1"/>
      <w:marLeft w:val="0"/>
      <w:marRight w:val="0"/>
      <w:marTop w:val="0"/>
      <w:marBottom w:val="0"/>
      <w:divBdr>
        <w:top w:val="none" w:sz="0" w:space="0" w:color="auto"/>
        <w:left w:val="none" w:sz="0" w:space="0" w:color="auto"/>
        <w:bottom w:val="none" w:sz="0" w:space="0" w:color="auto"/>
        <w:right w:val="none" w:sz="0" w:space="0" w:color="auto"/>
      </w:divBdr>
      <w:divsChild>
        <w:div w:id="216627225">
          <w:marLeft w:val="0"/>
          <w:marRight w:val="0"/>
          <w:marTop w:val="0"/>
          <w:marBottom w:val="0"/>
          <w:divBdr>
            <w:top w:val="none" w:sz="0" w:space="0" w:color="auto"/>
            <w:left w:val="none" w:sz="0" w:space="0" w:color="auto"/>
            <w:bottom w:val="none" w:sz="0" w:space="0" w:color="auto"/>
            <w:right w:val="none" w:sz="0" w:space="0" w:color="auto"/>
          </w:divBdr>
          <w:divsChild>
            <w:div w:id="1199976371">
              <w:marLeft w:val="0"/>
              <w:marRight w:val="0"/>
              <w:marTop w:val="0"/>
              <w:marBottom w:val="0"/>
              <w:divBdr>
                <w:top w:val="none" w:sz="0" w:space="0" w:color="auto"/>
                <w:left w:val="none" w:sz="0" w:space="0" w:color="auto"/>
                <w:bottom w:val="none" w:sz="0" w:space="0" w:color="auto"/>
                <w:right w:val="none" w:sz="0" w:space="0" w:color="auto"/>
              </w:divBdr>
            </w:div>
          </w:divsChild>
        </w:div>
        <w:div w:id="1229224999">
          <w:marLeft w:val="0"/>
          <w:marRight w:val="0"/>
          <w:marTop w:val="0"/>
          <w:marBottom w:val="0"/>
          <w:divBdr>
            <w:top w:val="none" w:sz="0" w:space="0" w:color="auto"/>
            <w:left w:val="none" w:sz="0" w:space="0" w:color="auto"/>
            <w:bottom w:val="none" w:sz="0" w:space="0" w:color="auto"/>
            <w:right w:val="none" w:sz="0" w:space="0" w:color="auto"/>
          </w:divBdr>
          <w:divsChild>
            <w:div w:id="332144867">
              <w:marLeft w:val="0"/>
              <w:marRight w:val="0"/>
              <w:marTop w:val="0"/>
              <w:marBottom w:val="0"/>
              <w:divBdr>
                <w:top w:val="none" w:sz="0" w:space="0" w:color="auto"/>
                <w:left w:val="none" w:sz="0" w:space="0" w:color="auto"/>
                <w:bottom w:val="none" w:sz="0" w:space="0" w:color="auto"/>
                <w:right w:val="none" w:sz="0" w:space="0" w:color="auto"/>
              </w:divBdr>
            </w:div>
          </w:divsChild>
        </w:div>
        <w:div w:id="1553151382">
          <w:marLeft w:val="0"/>
          <w:marRight w:val="0"/>
          <w:marTop w:val="0"/>
          <w:marBottom w:val="0"/>
          <w:divBdr>
            <w:top w:val="none" w:sz="0" w:space="0" w:color="auto"/>
            <w:left w:val="none" w:sz="0" w:space="0" w:color="auto"/>
            <w:bottom w:val="none" w:sz="0" w:space="0" w:color="auto"/>
            <w:right w:val="none" w:sz="0" w:space="0" w:color="auto"/>
          </w:divBdr>
          <w:divsChild>
            <w:div w:id="1088574582">
              <w:marLeft w:val="0"/>
              <w:marRight w:val="0"/>
              <w:marTop w:val="0"/>
              <w:marBottom w:val="0"/>
              <w:divBdr>
                <w:top w:val="none" w:sz="0" w:space="0" w:color="auto"/>
                <w:left w:val="none" w:sz="0" w:space="0" w:color="auto"/>
                <w:bottom w:val="none" w:sz="0" w:space="0" w:color="auto"/>
                <w:right w:val="none" w:sz="0" w:space="0" w:color="auto"/>
              </w:divBdr>
            </w:div>
          </w:divsChild>
        </w:div>
        <w:div w:id="2136285735">
          <w:marLeft w:val="0"/>
          <w:marRight w:val="0"/>
          <w:marTop w:val="0"/>
          <w:marBottom w:val="0"/>
          <w:divBdr>
            <w:top w:val="none" w:sz="0" w:space="0" w:color="auto"/>
            <w:left w:val="none" w:sz="0" w:space="0" w:color="auto"/>
            <w:bottom w:val="none" w:sz="0" w:space="0" w:color="auto"/>
            <w:right w:val="none" w:sz="0" w:space="0" w:color="auto"/>
          </w:divBdr>
          <w:divsChild>
            <w:div w:id="173736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dotnettutorials.net/lesson/extension-methods-csharp/" TargetMode="Externa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dotnet.microsoft.com/en-us/platform/support/policy/dotnet-core"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dotnettutorials.net/lesson/delegates-csharp/"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hyperlink" Target="https://dotnet.microsoft.com/en-us/learn/aspnet/what-is-aspnet-core" TargetMode="Externa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hyperlink" Target="https://dotnettutorials.net/lesson/asp-net-core-appsettings-json-file/"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dotnettutorials.net/lesson/asp-net-core-environment-setup/" TargetMode="External"/><Relationship Id="rId14" Type="http://schemas.openxmlformats.org/officeDocument/2006/relationships/image" Target="media/image6.png"/><Relationship Id="rId22" Type="http://schemas.openxmlformats.org/officeDocument/2006/relationships/hyperlink" Target="https://dotnettutorials.net/lesson/asp-net-core-request-processing-pipelin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1264</TotalTime>
  <Pages>1</Pages>
  <Words>7148</Words>
  <Characters>40749</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Jyoti P</dc:creator>
  <cp:keywords/>
  <dc:description/>
  <cp:lastModifiedBy>Jyoti P</cp:lastModifiedBy>
  <cp:revision>6</cp:revision>
  <dcterms:created xsi:type="dcterms:W3CDTF">2024-09-18T13:33:00Z</dcterms:created>
  <dcterms:modified xsi:type="dcterms:W3CDTF">2024-09-24T03:22:00Z</dcterms:modified>
</cp:coreProperties>
</file>